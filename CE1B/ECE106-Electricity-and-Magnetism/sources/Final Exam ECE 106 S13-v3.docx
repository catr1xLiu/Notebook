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67BD" w:rsidRDefault="004467BD" w:rsidP="003F1267">
      <w:pPr>
        <w:pStyle w:val="Heading2"/>
        <w:ind w:left="0" w:firstLine="0"/>
        <w:jc w:val="center"/>
        <w:rPr>
          <w:rFonts w:ascii="Arial" w:hAnsi="Arial" w:cs="Arial"/>
          <w:szCs w:val="22"/>
        </w:rPr>
      </w:pPr>
    </w:p>
    <w:p w:rsidR="004467BD" w:rsidRDefault="004467BD" w:rsidP="003F1267">
      <w:pPr>
        <w:pStyle w:val="Heading2"/>
        <w:ind w:left="0" w:firstLine="0"/>
        <w:jc w:val="center"/>
        <w:rPr>
          <w:rFonts w:ascii="Arial" w:hAnsi="Arial" w:cs="Arial"/>
          <w:szCs w:val="22"/>
        </w:rPr>
      </w:pPr>
    </w:p>
    <w:p w:rsidR="003F1267" w:rsidRPr="00B26E37" w:rsidRDefault="00B57FD3" w:rsidP="003F1267">
      <w:pPr>
        <w:pStyle w:val="Heading2"/>
        <w:ind w:left="0" w:firstLine="0"/>
        <w:jc w:val="center"/>
        <w:rPr>
          <w:rFonts w:ascii="Arial" w:hAnsi="Arial" w:cs="Arial"/>
          <w:szCs w:val="22"/>
        </w:rPr>
      </w:pPr>
      <w:r>
        <w:rPr>
          <w:rFonts w:ascii="Arial" w:hAnsi="Arial" w:cs="Arial"/>
          <w:b w:val="0"/>
          <w:noProof/>
          <w:szCs w:val="22"/>
          <w:lang w:val="en-CA" w:eastAsia="en-CA"/>
        </w:rPr>
        <w:drawing>
          <wp:anchor distT="0" distB="0" distL="114300" distR="114300" simplePos="0" relativeHeight="251657216" behindDoc="0" locked="0" layoutInCell="0" allowOverlap="1" wp14:anchorId="1352DE0B" wp14:editId="6D1CFBB9">
            <wp:simplePos x="0" y="0"/>
            <wp:positionH relativeFrom="column">
              <wp:posOffset>-33020</wp:posOffset>
            </wp:positionH>
            <wp:positionV relativeFrom="paragraph">
              <wp:posOffset>22225</wp:posOffset>
            </wp:positionV>
            <wp:extent cx="1308735" cy="918210"/>
            <wp:effectExtent l="19050" t="0" r="5715" b="0"/>
            <wp:wrapSquare wrapText="right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735" cy="918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F1267" w:rsidRPr="00B26E37">
        <w:rPr>
          <w:rFonts w:ascii="Arial" w:hAnsi="Arial" w:cs="Arial"/>
          <w:szCs w:val="22"/>
        </w:rPr>
        <w:t>University of Waterloo</w:t>
      </w:r>
    </w:p>
    <w:p w:rsidR="003F1267" w:rsidRPr="00B26E37" w:rsidRDefault="003B4986" w:rsidP="003F1267">
      <w:pPr>
        <w:pStyle w:val="Heading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Final</w:t>
      </w:r>
      <w:r w:rsidR="003F1267" w:rsidRPr="00B26E37">
        <w:rPr>
          <w:rFonts w:ascii="Arial" w:hAnsi="Arial" w:cs="Arial"/>
          <w:sz w:val="22"/>
          <w:szCs w:val="22"/>
        </w:rPr>
        <w:t xml:space="preserve"> Examination</w:t>
      </w:r>
    </w:p>
    <w:p w:rsidR="003F1267" w:rsidRPr="00B26E37" w:rsidRDefault="003F1267" w:rsidP="003F1267">
      <w:pPr>
        <w:rPr>
          <w:rFonts w:ascii="Arial" w:hAnsi="Arial" w:cs="Arial"/>
          <w:sz w:val="22"/>
          <w:szCs w:val="22"/>
        </w:rPr>
      </w:pPr>
    </w:p>
    <w:p w:rsidR="003F1267" w:rsidRPr="00B26E37" w:rsidRDefault="00F40843" w:rsidP="003F1267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 xml:space="preserve">Spring </w:t>
      </w:r>
      <w:r w:rsidR="00076CF3">
        <w:rPr>
          <w:rFonts w:ascii="Arial" w:hAnsi="Arial" w:cs="Arial"/>
          <w:b/>
          <w:sz w:val="22"/>
          <w:szCs w:val="22"/>
          <w:u w:val="single"/>
        </w:rPr>
        <w:t>2013</w:t>
      </w: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A96B08" w:rsidP="003F1267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BF1DD19" wp14:editId="58BBC958">
                <wp:simplePos x="0" y="0"/>
                <wp:positionH relativeFrom="column">
                  <wp:posOffset>-1272540</wp:posOffset>
                </wp:positionH>
                <wp:positionV relativeFrom="paragraph">
                  <wp:posOffset>111125</wp:posOffset>
                </wp:positionV>
                <wp:extent cx="6226810" cy="2371090"/>
                <wp:effectExtent l="0" t="0" r="2540" b="0"/>
                <wp:wrapNone/>
                <wp:docPr id="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6810" cy="2371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7954" w:rsidRDefault="004D7954" w:rsidP="00D84FB3">
                            <w:pPr>
                              <w:pStyle w:val="Heading5"/>
                              <w:spacing w:line="360" w:lineRule="auto"/>
                            </w:pPr>
                            <w:r>
                              <w:t>Course Number:</w:t>
                            </w:r>
                            <w:r>
                              <w:tab/>
                              <w:t>ECE 106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</w:t>
                            </w:r>
                          </w:p>
                          <w:p w:rsidR="004D7954" w:rsidRDefault="004D7954" w:rsidP="00D84FB3">
                            <w:pPr>
                              <w:spacing w:line="360" w:lineRule="auto"/>
                            </w:pPr>
                            <w:r>
                              <w:t>Course Title:</w:t>
                            </w:r>
                            <w:r>
                              <w:tab/>
                            </w:r>
                            <w:r>
                              <w:tab/>
                              <w:t>Physics of Electrical Engineering II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4D7954" w:rsidRDefault="004D7954" w:rsidP="00676029">
                            <w:pPr>
                              <w:spacing w:line="360" w:lineRule="auto"/>
                            </w:pPr>
                            <w:r>
                              <w:t xml:space="preserve">Professor: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Mansour (section 001) and </w:t>
                            </w:r>
                            <w:proofErr w:type="spellStart"/>
                            <w:r>
                              <w:t>Ramahi</w:t>
                            </w:r>
                            <w:proofErr w:type="spellEnd"/>
                            <w:r>
                              <w:t xml:space="preserve"> (Section 002) (circle your prof’s name)</w:t>
                            </w:r>
                          </w:p>
                          <w:p w:rsidR="004D7954" w:rsidRDefault="004D7954" w:rsidP="00F05383">
                            <w:pPr>
                              <w:spacing w:line="360" w:lineRule="auto"/>
                            </w:pPr>
                            <w:r>
                              <w:t>Last Name:  _______________________</w:t>
                            </w:r>
                            <w:r>
                              <w:tab/>
                              <w:t>Initials __________</w:t>
                            </w:r>
                          </w:p>
                          <w:p w:rsidR="004D7954" w:rsidRDefault="004D7954" w:rsidP="003F1267">
                            <w:pPr>
                              <w:spacing w:line="240" w:lineRule="exact"/>
                            </w:pPr>
                          </w:p>
                          <w:p w:rsidR="004D7954" w:rsidRDefault="004D7954" w:rsidP="003F1267">
                            <w:pPr>
                              <w:spacing w:line="360" w:lineRule="auto"/>
                              <w:ind w:left="4320" w:hanging="4320"/>
                            </w:pPr>
                            <w:r>
                              <w:t>First Name:  _______________________</w:t>
                            </w:r>
                          </w:p>
                          <w:p w:rsidR="004D7954" w:rsidRDefault="004D7954" w:rsidP="003F1267">
                            <w:pPr>
                              <w:spacing w:line="240" w:lineRule="exact"/>
                              <w:ind w:left="4320" w:hanging="4320"/>
                            </w:pPr>
                            <w:r>
                              <w:tab/>
                            </w:r>
                          </w:p>
                          <w:p w:rsidR="004D7954" w:rsidRDefault="004D7954" w:rsidP="003F1267">
                            <w:pPr>
                              <w:spacing w:line="360" w:lineRule="auto"/>
                              <w:ind w:left="3600" w:hanging="3600"/>
                            </w:pPr>
                            <w:r>
                              <w:t>ID #:  ____________________________</w:t>
                            </w:r>
                            <w:r>
                              <w:tab/>
                              <w:t>Signature ___________________________</w:t>
                            </w:r>
                          </w:p>
                          <w:p w:rsidR="004D7954" w:rsidRDefault="004D7954" w:rsidP="003F1267">
                            <w:pPr>
                              <w:spacing w:line="360" w:lineRule="auto"/>
                              <w:ind w:left="3600" w:hanging="3600"/>
                            </w:pP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00.2pt;margin-top:8.75pt;width:490.3pt;height:186.7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UPwhAIAABI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" stroked="f">
                <v:textbox>
                  <w:txbxContent>
                    <w:p w:rsidR="004D7954" w:rsidRDefault="004D7954" w:rsidP="00D84FB3">
                      <w:pPr>
                        <w:pStyle w:val="Heading5"/>
                        <w:spacing w:line="360" w:lineRule="auto"/>
                      </w:pPr>
                      <w:r>
                        <w:t>Course Number:</w:t>
                      </w:r>
                      <w:r>
                        <w:tab/>
                        <w:t>ECE 106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</w:t>
                      </w:r>
                    </w:p>
                    <w:p w:rsidR="004D7954" w:rsidRDefault="004D7954" w:rsidP="00D84FB3">
                      <w:pPr>
                        <w:spacing w:line="360" w:lineRule="auto"/>
                      </w:pPr>
                      <w:r>
                        <w:t>Course Title:</w:t>
                      </w:r>
                      <w:r>
                        <w:tab/>
                      </w:r>
                      <w:r>
                        <w:tab/>
                        <w:t>Physics of Electrical Engineering II</w:t>
                      </w:r>
                      <w:r>
                        <w:tab/>
                      </w:r>
                      <w:r>
                        <w:tab/>
                        <w:t xml:space="preserve">  </w:t>
                      </w:r>
                      <w:r>
                        <w:tab/>
                      </w:r>
                      <w:r>
                        <w:tab/>
                      </w:r>
                    </w:p>
                    <w:p w:rsidR="004D7954" w:rsidRDefault="004D7954" w:rsidP="00676029">
                      <w:pPr>
                        <w:spacing w:line="360" w:lineRule="auto"/>
                      </w:pPr>
                      <w:r>
                        <w:t xml:space="preserve">Professor: </w:t>
                      </w:r>
                      <w:r>
                        <w:tab/>
                      </w:r>
                      <w:r>
                        <w:tab/>
                        <w:t>Mansour (section 001) and Ramahi (Section 002) (circle your prof’s name)</w:t>
                      </w:r>
                    </w:p>
                    <w:p w:rsidR="004D7954" w:rsidRDefault="004D7954" w:rsidP="00F05383">
                      <w:pPr>
                        <w:spacing w:line="360" w:lineRule="auto"/>
                      </w:pPr>
                      <w:r>
                        <w:t>Last Name:  _______________________</w:t>
                      </w:r>
                      <w:r>
                        <w:tab/>
                        <w:t>Initials __________</w:t>
                      </w:r>
                    </w:p>
                    <w:p w:rsidR="004D7954" w:rsidRDefault="004D7954" w:rsidP="003F1267">
                      <w:pPr>
                        <w:spacing w:line="240" w:lineRule="exact"/>
                      </w:pPr>
                    </w:p>
                    <w:p w:rsidR="004D7954" w:rsidRDefault="004D7954" w:rsidP="003F1267">
                      <w:pPr>
                        <w:spacing w:line="360" w:lineRule="auto"/>
                        <w:ind w:left="4320" w:hanging="4320"/>
                      </w:pPr>
                      <w:r>
                        <w:t>First Name:  _______________________</w:t>
                      </w:r>
                    </w:p>
                    <w:p w:rsidR="004D7954" w:rsidRDefault="004D7954" w:rsidP="003F1267">
                      <w:pPr>
                        <w:spacing w:line="240" w:lineRule="exact"/>
                        <w:ind w:left="4320" w:hanging="4320"/>
                      </w:pPr>
                      <w:r>
                        <w:tab/>
                      </w:r>
                    </w:p>
                    <w:p w:rsidR="004D7954" w:rsidRDefault="004D7954" w:rsidP="003F1267">
                      <w:pPr>
                        <w:spacing w:line="360" w:lineRule="auto"/>
                        <w:ind w:left="3600" w:hanging="3600"/>
                      </w:pPr>
                      <w:r>
                        <w:t>ID #:  ____________________________</w:t>
                      </w:r>
                      <w:r>
                        <w:tab/>
                        <w:t>Signature ___________________________</w:t>
                      </w:r>
                    </w:p>
                    <w:p w:rsidR="004D7954" w:rsidRDefault="004D7954" w:rsidP="003F1267">
                      <w:pPr>
                        <w:spacing w:line="360" w:lineRule="auto"/>
                        <w:ind w:left="3600" w:hanging="3600"/>
                      </w:pP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3F1267" w:rsidP="00327B8A">
      <w:pPr>
        <w:rPr>
          <w:rFonts w:ascii="Arial" w:hAnsi="Arial" w:cs="Arial"/>
          <w:sz w:val="22"/>
          <w:szCs w:val="22"/>
        </w:rPr>
      </w:pP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A96B08" w:rsidP="003F1267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72816D3" wp14:editId="18007F09">
                <wp:simplePos x="0" y="0"/>
                <wp:positionH relativeFrom="column">
                  <wp:posOffset>112395</wp:posOffset>
                </wp:positionH>
                <wp:positionV relativeFrom="paragraph">
                  <wp:posOffset>72390</wp:posOffset>
                </wp:positionV>
                <wp:extent cx="6245860" cy="1711960"/>
                <wp:effectExtent l="0" t="0" r="21590" b="21590"/>
                <wp:wrapNone/>
                <wp:docPr id="29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5860" cy="171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7954" w:rsidRDefault="004D7954" w:rsidP="003B4986">
                            <w:pPr>
                              <w:spacing w:line="360" w:lineRule="auto"/>
                            </w:pPr>
                            <w:r>
                              <w:t>Date of Exam: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Aug  6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, 2013</w:t>
                            </w:r>
                          </w:p>
                          <w:p w:rsidR="004D7954" w:rsidRPr="00C603D4" w:rsidRDefault="004D7954" w:rsidP="003F1267">
                            <w:pPr>
                              <w:spacing w:line="360" w:lineRule="auto"/>
                              <w:rPr>
                                <w:color w:val="FF0000"/>
                              </w:rPr>
                            </w:pPr>
                            <w:r>
                              <w:t>Time Period: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9</w:t>
                            </w:r>
                            <w:r>
                              <w:rPr>
                                <w:color w:val="000000"/>
                              </w:rPr>
                              <w:t xml:space="preserve">:00 am – 11:30 am  </w:t>
                            </w:r>
                          </w:p>
                          <w:p w:rsidR="004D7954" w:rsidRDefault="004D7954" w:rsidP="003F1267">
                            <w:pPr>
                              <w:spacing w:line="360" w:lineRule="auto"/>
                            </w:pPr>
                            <w:r>
                              <w:t>Duration of Exam: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2.5 hours</w:t>
                            </w:r>
                          </w:p>
                          <w:p w:rsidR="004D7954" w:rsidRDefault="004D7954" w:rsidP="0074098A">
                            <w:pPr>
                              <w:pStyle w:val="Heading5"/>
                            </w:pPr>
                            <w:r>
                              <w:t>Number of Exam Pages: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8</w:t>
                            </w:r>
                          </w:p>
                          <w:p w:rsidR="004D7954" w:rsidRDefault="004D7954" w:rsidP="003F1267">
                            <w:pPr>
                              <w:spacing w:line="360" w:lineRule="auto"/>
                            </w:pPr>
                            <w:r>
                              <w:t>(</w:t>
                            </w:r>
                            <w:proofErr w:type="gramStart"/>
                            <w:r>
                              <w:t>including</w:t>
                            </w:r>
                            <w:proofErr w:type="gramEnd"/>
                            <w:r>
                              <w:t xml:space="preserve"> this cover sheet)</w:t>
                            </w:r>
                          </w:p>
                          <w:p w:rsidR="004D7954" w:rsidRDefault="004D7954" w:rsidP="00253B5F">
                            <w:pPr>
                              <w:ind w:left="2160" w:hanging="2160"/>
                              <w:jc w:val="both"/>
                            </w:pPr>
                            <w:r>
                              <w:t>Aids Allowed: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Calculator, formula sheet provided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left:0;text-align:left;margin-left:8.85pt;margin-top:5.7pt;width:491.8pt;height:134.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">
                <v:textbox>
                  <w:txbxContent>
                    <w:p w:rsidR="004D7954" w:rsidRDefault="004D7954" w:rsidP="003B4986">
                      <w:pPr>
                        <w:spacing w:line="360" w:lineRule="auto"/>
                      </w:pPr>
                      <w:r>
                        <w:t>Date of Exam: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rPr>
                          <w:color w:val="000000"/>
                        </w:rPr>
                        <w:t>Aug  6 , 2013</w:t>
                      </w:r>
                    </w:p>
                    <w:p w:rsidR="004D7954" w:rsidRPr="00C603D4" w:rsidRDefault="004D7954" w:rsidP="003F1267">
                      <w:pPr>
                        <w:spacing w:line="360" w:lineRule="auto"/>
                        <w:rPr>
                          <w:color w:val="FF0000"/>
                        </w:rPr>
                      </w:pPr>
                      <w:r>
                        <w:t>Time Period: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9</w:t>
                      </w:r>
                      <w:r>
                        <w:rPr>
                          <w:color w:val="000000"/>
                        </w:rPr>
                        <w:t xml:space="preserve">:00 am – 11:30 am  </w:t>
                      </w:r>
                    </w:p>
                    <w:p w:rsidR="004D7954" w:rsidRDefault="004D7954" w:rsidP="003F1267">
                      <w:pPr>
                        <w:spacing w:line="360" w:lineRule="auto"/>
                      </w:pPr>
                      <w:r>
                        <w:t>Duration of Exam: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2.5 hours</w:t>
                      </w:r>
                    </w:p>
                    <w:p w:rsidR="004D7954" w:rsidRDefault="004D7954" w:rsidP="0074098A">
                      <w:pPr>
                        <w:pStyle w:val="Heading5"/>
                      </w:pPr>
                      <w:r>
                        <w:t>Number of Exam Pages: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8</w:t>
                      </w:r>
                    </w:p>
                    <w:p w:rsidR="004D7954" w:rsidRDefault="004D7954" w:rsidP="003F1267">
                      <w:pPr>
                        <w:spacing w:line="360" w:lineRule="auto"/>
                      </w:pPr>
                      <w:r>
                        <w:t>(including this cover sheet)</w:t>
                      </w:r>
                    </w:p>
                    <w:p w:rsidR="004D7954" w:rsidRDefault="004D7954" w:rsidP="00253B5F">
                      <w:pPr>
                        <w:ind w:left="2160" w:hanging="2160"/>
                        <w:jc w:val="both"/>
                      </w:pPr>
                      <w:r>
                        <w:t>Aids Allowed: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Calculator, formula sheet provided</w:t>
                      </w:r>
                    </w:p>
                  </w:txbxContent>
                </v:textbox>
              </v:shape>
            </w:pict>
          </mc:Fallback>
        </mc:AlternateContent>
      </w: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3F1267" w:rsidP="003F1267">
      <w:pPr>
        <w:jc w:val="center"/>
        <w:rPr>
          <w:rFonts w:ascii="Arial" w:hAnsi="Arial" w:cs="Arial"/>
          <w:sz w:val="22"/>
          <w:szCs w:val="22"/>
        </w:rPr>
      </w:pPr>
    </w:p>
    <w:p w:rsidR="003F1267" w:rsidRPr="00B26E37" w:rsidRDefault="003F1267" w:rsidP="00327B8A">
      <w:pPr>
        <w:pStyle w:val="BodyTextIndent3"/>
        <w:ind w:left="0" w:firstLine="0"/>
        <w:rPr>
          <w:rFonts w:ascii="Arial" w:hAnsi="Arial" w:cs="Arial"/>
          <w:b/>
          <w:sz w:val="22"/>
          <w:szCs w:val="22"/>
        </w:rPr>
      </w:pPr>
    </w:p>
    <w:p w:rsidR="003F1267" w:rsidRPr="00B26E37" w:rsidRDefault="003F1267" w:rsidP="003F1267">
      <w:pPr>
        <w:pStyle w:val="BodyTextIndent3"/>
        <w:rPr>
          <w:rFonts w:ascii="Arial" w:hAnsi="Arial" w:cs="Arial"/>
          <w:b/>
          <w:sz w:val="22"/>
          <w:szCs w:val="22"/>
        </w:rPr>
      </w:pPr>
    </w:p>
    <w:p w:rsidR="00F33BC8" w:rsidRPr="00B26E37" w:rsidRDefault="00F33BC8" w:rsidP="00327B8A">
      <w:pPr>
        <w:pStyle w:val="BodyTextIndent3"/>
        <w:rPr>
          <w:rFonts w:ascii="Arial" w:hAnsi="Arial" w:cs="Arial"/>
          <w:b/>
          <w:sz w:val="22"/>
          <w:szCs w:val="22"/>
        </w:rPr>
      </w:pPr>
    </w:p>
    <w:p w:rsidR="00F33BC8" w:rsidRPr="00B26E37" w:rsidRDefault="00F33BC8" w:rsidP="00327B8A">
      <w:pPr>
        <w:pStyle w:val="BodyTextIndent3"/>
        <w:rPr>
          <w:rFonts w:ascii="Arial" w:hAnsi="Arial" w:cs="Arial"/>
          <w:b/>
          <w:sz w:val="22"/>
          <w:szCs w:val="22"/>
        </w:rPr>
      </w:pPr>
    </w:p>
    <w:p w:rsidR="00563DF3" w:rsidRPr="00B26E37" w:rsidRDefault="00563DF3" w:rsidP="00327B8A">
      <w:pPr>
        <w:pStyle w:val="BodyTextIndent3"/>
        <w:rPr>
          <w:rFonts w:ascii="Arial" w:hAnsi="Arial" w:cs="Arial"/>
          <w:b/>
          <w:sz w:val="22"/>
          <w:szCs w:val="22"/>
        </w:rPr>
      </w:pPr>
    </w:p>
    <w:p w:rsidR="0085695A" w:rsidRDefault="0085695A" w:rsidP="00253B5F">
      <w:pPr>
        <w:pStyle w:val="BodyTextIndent3"/>
        <w:jc w:val="center"/>
        <w:rPr>
          <w:rFonts w:ascii="Arial" w:hAnsi="Arial" w:cs="Arial"/>
          <w:b/>
          <w:sz w:val="22"/>
          <w:szCs w:val="22"/>
        </w:rPr>
      </w:pPr>
    </w:p>
    <w:p w:rsidR="0085695A" w:rsidRDefault="0085695A" w:rsidP="00253B5F">
      <w:pPr>
        <w:pStyle w:val="BodyTextIndent3"/>
        <w:jc w:val="center"/>
        <w:rPr>
          <w:rFonts w:ascii="Arial" w:hAnsi="Arial" w:cs="Arial"/>
          <w:b/>
          <w:sz w:val="22"/>
          <w:szCs w:val="22"/>
        </w:rPr>
      </w:pPr>
    </w:p>
    <w:p w:rsidR="0085695A" w:rsidRDefault="0085695A" w:rsidP="00253B5F">
      <w:pPr>
        <w:pStyle w:val="BodyTextIndent3"/>
        <w:jc w:val="center"/>
        <w:rPr>
          <w:rFonts w:ascii="Arial" w:hAnsi="Arial" w:cs="Arial"/>
          <w:b/>
          <w:sz w:val="22"/>
          <w:szCs w:val="22"/>
        </w:rPr>
      </w:pPr>
    </w:p>
    <w:p w:rsidR="003F1267" w:rsidRPr="00253B5F" w:rsidRDefault="00A1154F" w:rsidP="003B4986">
      <w:pPr>
        <w:pStyle w:val="BodyTextIndent3"/>
        <w:jc w:val="center"/>
        <w:rPr>
          <w:rFonts w:ascii="Arial" w:hAnsi="Arial" w:cs="Arial"/>
          <w:b/>
          <w:sz w:val="22"/>
          <w:szCs w:val="22"/>
        </w:rPr>
      </w:pPr>
      <w:r w:rsidRPr="00B26E37">
        <w:rPr>
          <w:rFonts w:ascii="Arial" w:hAnsi="Arial" w:cs="Arial"/>
          <w:b/>
          <w:sz w:val="22"/>
          <w:szCs w:val="22"/>
        </w:rPr>
        <w:t xml:space="preserve">Attempt </w:t>
      </w:r>
      <w:r w:rsidRPr="00D44CFC">
        <w:rPr>
          <w:rFonts w:ascii="Arial" w:hAnsi="Arial" w:cs="Arial"/>
          <w:b/>
          <w:color w:val="000000" w:themeColor="text1"/>
          <w:sz w:val="22"/>
          <w:szCs w:val="22"/>
        </w:rPr>
        <w:t xml:space="preserve">all </w:t>
      </w:r>
      <w:r w:rsidR="006E71D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5 </w:t>
      </w:r>
      <w:r w:rsidR="00253B5F" w:rsidRPr="00D44CFC">
        <w:rPr>
          <w:rFonts w:ascii="Arial" w:hAnsi="Arial" w:cs="Arial"/>
          <w:b/>
          <w:bCs/>
          <w:color w:val="000000" w:themeColor="text1"/>
          <w:sz w:val="22"/>
          <w:szCs w:val="22"/>
        </w:rPr>
        <w:t>q</w:t>
      </w:r>
      <w:r w:rsidR="008042E2" w:rsidRPr="00D44CFC">
        <w:rPr>
          <w:rFonts w:ascii="Arial" w:hAnsi="Arial" w:cs="Arial"/>
          <w:b/>
          <w:bCs/>
          <w:color w:val="000000" w:themeColor="text1"/>
          <w:sz w:val="22"/>
          <w:szCs w:val="22"/>
        </w:rPr>
        <w:t>uestions</w:t>
      </w:r>
      <w:r w:rsidR="00F33BC8" w:rsidRPr="00D44CFC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  <w:r w:rsidR="008042E2" w:rsidRPr="00D44CF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Hand marked</w:t>
      </w:r>
      <w:r w:rsidR="000C7AA0" w:rsidRPr="00D44CF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(worth 20</w:t>
      </w:r>
      <w:r w:rsidR="000C7AA0">
        <w:rPr>
          <w:rFonts w:ascii="Arial" w:hAnsi="Arial" w:cs="Arial"/>
          <w:b/>
          <w:bCs/>
          <w:sz w:val="22"/>
          <w:szCs w:val="22"/>
        </w:rPr>
        <w:t xml:space="preserve"> marks each).</w:t>
      </w:r>
    </w:p>
    <w:p w:rsidR="00A1154F" w:rsidRPr="00B26E37" w:rsidRDefault="00A1154F" w:rsidP="008042E2">
      <w:pPr>
        <w:pStyle w:val="BodyTextIndent3"/>
        <w:jc w:val="center"/>
        <w:rPr>
          <w:rFonts w:ascii="Arial" w:hAnsi="Arial" w:cs="Arial"/>
          <w:b/>
          <w:bCs/>
          <w:sz w:val="22"/>
          <w:szCs w:val="22"/>
        </w:rPr>
      </w:pPr>
    </w:p>
    <w:p w:rsidR="003F1267" w:rsidRPr="00B26E37" w:rsidRDefault="00A96B08" w:rsidP="00253B5F">
      <w:pPr>
        <w:ind w:right="-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293" distR="114293" simplePos="0" relativeHeight="251648000" behindDoc="0" locked="0" layoutInCell="1" allowOverlap="1" wp14:anchorId="661642B3" wp14:editId="7F09C356">
                <wp:simplePos x="0" y="0"/>
                <wp:positionH relativeFrom="column">
                  <wp:posOffset>5423534</wp:posOffset>
                </wp:positionH>
                <wp:positionV relativeFrom="paragraph">
                  <wp:posOffset>20955</wp:posOffset>
                </wp:positionV>
                <wp:extent cx="0" cy="4195445"/>
                <wp:effectExtent l="0" t="0" r="0" b="0"/>
                <wp:wrapNone/>
                <wp:docPr id="29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19544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48000;visibility:visible;mso-wrap-style:square;mso-width-percent:0;mso-height-percent:0;mso-wrap-distance-left:3.17481mm;mso-wrap-distance-top:0;mso-wrap-distance-right:3.17481mm;mso-wrap-distance-bottom:0;mso-position-horizontal:absolute;mso-position-horizontal-relative:text;mso-position-vertical:absolute;mso-position-vertical-relative:text;mso-width-percent:0;mso-height-percent:0;mso-width-relative:page;mso-height-relative:page" from="427.05pt,1.65pt" to="427.05pt,3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" stroked="f"/>
            </w:pict>
          </mc:Fallback>
        </mc:AlternateContent>
      </w:r>
      <w:r w:rsidR="00336CEB" w:rsidRPr="00B26E37">
        <w:rPr>
          <w:rFonts w:ascii="Arial" w:hAnsi="Arial" w:cs="Arial"/>
          <w:sz w:val="22"/>
          <w:szCs w:val="22"/>
        </w:rPr>
        <w:t>1</w:t>
      </w:r>
      <w:r w:rsidR="003F1267" w:rsidRPr="00B26E37">
        <w:rPr>
          <w:rFonts w:ascii="Arial" w:hAnsi="Arial" w:cs="Arial"/>
          <w:sz w:val="22"/>
          <w:szCs w:val="22"/>
        </w:rPr>
        <w:t>.</w:t>
      </w:r>
      <w:r w:rsidR="00336CEB" w:rsidRPr="00B26E37">
        <w:rPr>
          <w:rFonts w:ascii="Arial" w:hAnsi="Arial" w:cs="Arial"/>
          <w:sz w:val="22"/>
          <w:szCs w:val="22"/>
        </w:rPr>
        <w:t xml:space="preserve">   </w:t>
      </w:r>
      <w:r w:rsidR="003F1267" w:rsidRPr="00B26E37">
        <w:rPr>
          <w:rFonts w:ascii="Arial" w:hAnsi="Arial" w:cs="Arial"/>
          <w:sz w:val="22"/>
          <w:szCs w:val="22"/>
        </w:rPr>
        <w:t xml:space="preserve">Write your answers </w:t>
      </w:r>
      <w:r w:rsidR="003F1267" w:rsidRPr="00B26E37">
        <w:rPr>
          <w:rFonts w:ascii="Arial" w:hAnsi="Arial" w:cs="Arial"/>
          <w:b/>
          <w:sz w:val="22"/>
          <w:szCs w:val="22"/>
        </w:rPr>
        <w:t>with units</w:t>
      </w:r>
      <w:r w:rsidR="00F05383" w:rsidRPr="00B26E37">
        <w:rPr>
          <w:rFonts w:ascii="Arial" w:hAnsi="Arial" w:cs="Arial"/>
          <w:sz w:val="22"/>
          <w:szCs w:val="22"/>
        </w:rPr>
        <w:t xml:space="preserve"> (unless inappropriate</w:t>
      </w:r>
      <w:r w:rsidR="00127EE8" w:rsidRPr="00B26E37">
        <w:rPr>
          <w:rFonts w:ascii="Arial" w:hAnsi="Arial" w:cs="Arial"/>
          <w:sz w:val="22"/>
          <w:szCs w:val="22"/>
        </w:rPr>
        <w:t>)</w:t>
      </w:r>
      <w:r w:rsidR="00F05383" w:rsidRPr="00B26E37">
        <w:rPr>
          <w:rFonts w:ascii="Arial" w:hAnsi="Arial" w:cs="Arial"/>
          <w:sz w:val="22"/>
          <w:szCs w:val="22"/>
        </w:rPr>
        <w:t xml:space="preserve"> </w:t>
      </w:r>
      <w:r w:rsidR="003F1267" w:rsidRPr="00B26E37">
        <w:rPr>
          <w:rFonts w:ascii="Arial" w:hAnsi="Arial" w:cs="Arial"/>
          <w:sz w:val="22"/>
          <w:szCs w:val="22"/>
        </w:rPr>
        <w:t>in the</w:t>
      </w:r>
      <w:r w:rsidR="00336CEB" w:rsidRPr="00B26E37">
        <w:rPr>
          <w:rFonts w:ascii="Arial" w:hAnsi="Arial" w:cs="Arial"/>
          <w:sz w:val="22"/>
          <w:szCs w:val="22"/>
        </w:rPr>
        <w:t xml:space="preserve"> </w:t>
      </w:r>
      <w:r w:rsidR="003F1267" w:rsidRPr="00B26E37">
        <w:rPr>
          <w:rFonts w:ascii="Arial" w:hAnsi="Arial" w:cs="Arial"/>
          <w:sz w:val="22"/>
          <w:szCs w:val="22"/>
        </w:rPr>
        <w:t>spaces provided</w:t>
      </w:r>
      <w:r w:rsidR="00253B5F">
        <w:rPr>
          <w:rFonts w:ascii="Arial" w:hAnsi="Arial" w:cs="Arial"/>
          <w:sz w:val="22"/>
          <w:szCs w:val="22"/>
        </w:rPr>
        <w:t xml:space="preserve"> whenever applicable</w:t>
      </w:r>
      <w:r w:rsidR="003F1267" w:rsidRPr="00B26E37">
        <w:rPr>
          <w:rFonts w:ascii="Arial" w:hAnsi="Arial" w:cs="Arial"/>
          <w:sz w:val="22"/>
          <w:szCs w:val="22"/>
        </w:rPr>
        <w:t>.</w:t>
      </w:r>
    </w:p>
    <w:p w:rsidR="003F1267" w:rsidRPr="00B26E37" w:rsidRDefault="00336CEB" w:rsidP="00205F4F">
      <w:pPr>
        <w:ind w:left="360" w:right="-607" w:hanging="360"/>
        <w:jc w:val="both"/>
        <w:rPr>
          <w:rFonts w:ascii="Arial" w:hAnsi="Arial" w:cs="Arial"/>
          <w:sz w:val="22"/>
          <w:szCs w:val="22"/>
        </w:rPr>
      </w:pPr>
      <w:r w:rsidRPr="00B26E37">
        <w:rPr>
          <w:rFonts w:ascii="Arial" w:hAnsi="Arial" w:cs="Arial"/>
          <w:sz w:val="22"/>
          <w:szCs w:val="22"/>
        </w:rPr>
        <w:t>2</w:t>
      </w:r>
      <w:r w:rsidR="003F1267" w:rsidRPr="00B26E37">
        <w:rPr>
          <w:rFonts w:ascii="Arial" w:hAnsi="Arial" w:cs="Arial"/>
          <w:sz w:val="22"/>
          <w:szCs w:val="22"/>
        </w:rPr>
        <w:t>.</w:t>
      </w:r>
      <w:r w:rsidR="003F1267" w:rsidRPr="00B26E37">
        <w:rPr>
          <w:rFonts w:ascii="Arial" w:hAnsi="Arial" w:cs="Arial"/>
          <w:sz w:val="22"/>
          <w:szCs w:val="22"/>
        </w:rPr>
        <w:tab/>
        <w:t xml:space="preserve">If you need more space, </w:t>
      </w:r>
      <w:r w:rsidR="003F1267" w:rsidRPr="003B4986">
        <w:rPr>
          <w:rFonts w:ascii="Arial" w:hAnsi="Arial" w:cs="Arial"/>
          <w:sz w:val="22"/>
          <w:szCs w:val="22"/>
          <w:u w:val="single"/>
        </w:rPr>
        <w:t>use the back of the previous page</w:t>
      </w:r>
      <w:r w:rsidR="003F1267" w:rsidRPr="00B26E37">
        <w:rPr>
          <w:rFonts w:ascii="Arial" w:hAnsi="Arial" w:cs="Arial"/>
          <w:sz w:val="22"/>
          <w:szCs w:val="22"/>
        </w:rPr>
        <w:t>, BUT please leave a note directing the marker to any such extra work.</w:t>
      </w:r>
    </w:p>
    <w:p w:rsidR="003F1267" w:rsidRPr="00B26E37" w:rsidRDefault="00336CEB" w:rsidP="00205F4F">
      <w:pPr>
        <w:tabs>
          <w:tab w:val="left" w:pos="9293"/>
        </w:tabs>
        <w:ind w:left="360" w:right="-607" w:hanging="360"/>
        <w:jc w:val="both"/>
        <w:rPr>
          <w:rFonts w:ascii="Arial" w:hAnsi="Arial" w:cs="Arial"/>
          <w:sz w:val="22"/>
          <w:szCs w:val="22"/>
        </w:rPr>
      </w:pPr>
      <w:r w:rsidRPr="00B26E37">
        <w:rPr>
          <w:rFonts w:ascii="Arial" w:hAnsi="Arial" w:cs="Arial"/>
          <w:sz w:val="22"/>
          <w:szCs w:val="22"/>
        </w:rPr>
        <w:t>3</w:t>
      </w:r>
      <w:r w:rsidR="003F1267" w:rsidRPr="00B26E37">
        <w:rPr>
          <w:rFonts w:ascii="Arial" w:hAnsi="Arial" w:cs="Arial"/>
          <w:sz w:val="22"/>
          <w:szCs w:val="22"/>
        </w:rPr>
        <w:t>.</w:t>
      </w:r>
      <w:r w:rsidR="003F1267" w:rsidRPr="00B26E37">
        <w:rPr>
          <w:rFonts w:ascii="Arial" w:hAnsi="Arial" w:cs="Arial"/>
          <w:sz w:val="22"/>
          <w:szCs w:val="22"/>
        </w:rPr>
        <w:tab/>
      </w:r>
      <w:r w:rsidR="003F1267" w:rsidRPr="00B26E37">
        <w:rPr>
          <w:rFonts w:ascii="Arial" w:hAnsi="Arial" w:cs="Arial"/>
          <w:b/>
          <w:sz w:val="22"/>
          <w:szCs w:val="22"/>
        </w:rPr>
        <w:t xml:space="preserve">To earn full marks, your solutions must show your </w:t>
      </w:r>
      <w:r w:rsidR="00F45D0D">
        <w:rPr>
          <w:rFonts w:ascii="Arial" w:hAnsi="Arial" w:cs="Arial"/>
          <w:b/>
          <w:sz w:val="22"/>
          <w:szCs w:val="22"/>
        </w:rPr>
        <w:t xml:space="preserve">full </w:t>
      </w:r>
      <w:r w:rsidR="003F1267" w:rsidRPr="00B26E37">
        <w:rPr>
          <w:rFonts w:ascii="Arial" w:hAnsi="Arial" w:cs="Arial"/>
          <w:b/>
          <w:sz w:val="22"/>
          <w:szCs w:val="22"/>
        </w:rPr>
        <w:t>reasoning</w:t>
      </w:r>
      <w:r w:rsidR="0071736E">
        <w:rPr>
          <w:rFonts w:ascii="Arial" w:hAnsi="Arial" w:cs="Arial"/>
          <w:b/>
          <w:sz w:val="22"/>
          <w:szCs w:val="22"/>
        </w:rPr>
        <w:t xml:space="preserve">. </w:t>
      </w:r>
      <w:r w:rsidR="003F1267" w:rsidRPr="00B26E37">
        <w:rPr>
          <w:rFonts w:ascii="Arial" w:hAnsi="Arial" w:cs="Arial"/>
          <w:b/>
          <w:sz w:val="22"/>
          <w:szCs w:val="22"/>
        </w:rPr>
        <w:t>Correct answers without any appropriate reasoning or with</w:t>
      </w:r>
      <w:r w:rsidR="00AD5237">
        <w:rPr>
          <w:rFonts w:ascii="Arial" w:hAnsi="Arial" w:cs="Arial"/>
          <w:b/>
          <w:sz w:val="22"/>
          <w:szCs w:val="22"/>
        </w:rPr>
        <w:t xml:space="preserve"> unreadable reasoning will </w:t>
      </w:r>
      <w:r w:rsidR="007A59EA">
        <w:rPr>
          <w:rFonts w:ascii="Arial" w:hAnsi="Arial" w:cs="Arial"/>
          <w:b/>
          <w:sz w:val="22"/>
          <w:szCs w:val="22"/>
        </w:rPr>
        <w:t>not be awarded credit.</w:t>
      </w:r>
    </w:p>
    <w:p w:rsidR="00336CEB" w:rsidRPr="00B26E37" w:rsidRDefault="00336CEB" w:rsidP="006933D4">
      <w:pPr>
        <w:ind w:left="360" w:right="-607" w:hanging="360"/>
        <w:jc w:val="both"/>
        <w:rPr>
          <w:rFonts w:ascii="Arial" w:hAnsi="Arial" w:cs="Arial"/>
          <w:sz w:val="22"/>
          <w:szCs w:val="22"/>
        </w:rPr>
      </w:pPr>
      <w:r w:rsidRPr="00B26E37">
        <w:rPr>
          <w:rFonts w:ascii="Arial" w:hAnsi="Arial" w:cs="Arial"/>
          <w:sz w:val="22"/>
          <w:szCs w:val="22"/>
        </w:rPr>
        <w:t>4</w:t>
      </w:r>
      <w:r w:rsidR="003F1267" w:rsidRPr="00B26E37">
        <w:rPr>
          <w:rFonts w:ascii="Arial" w:hAnsi="Arial" w:cs="Arial"/>
          <w:sz w:val="22"/>
          <w:szCs w:val="22"/>
        </w:rPr>
        <w:t>.</w:t>
      </w:r>
      <w:r w:rsidR="003F1267" w:rsidRPr="00B26E37">
        <w:rPr>
          <w:rFonts w:ascii="Arial" w:hAnsi="Arial" w:cs="Arial"/>
          <w:sz w:val="22"/>
          <w:szCs w:val="22"/>
        </w:rPr>
        <w:tab/>
        <w:t>Make sure your calculator is in either radians or degrees, as required.</w:t>
      </w:r>
      <w:r w:rsidR="004B2083">
        <w:rPr>
          <w:rFonts w:ascii="Arial" w:hAnsi="Arial" w:cs="Arial"/>
          <w:sz w:val="22"/>
          <w:szCs w:val="22"/>
        </w:rPr>
        <w:t xml:space="preserve"> If you use a programmable calculator, make sure that the </w:t>
      </w:r>
      <w:r w:rsidR="004B2083" w:rsidRPr="003B4986">
        <w:rPr>
          <w:rFonts w:ascii="Arial" w:hAnsi="Arial" w:cs="Arial"/>
          <w:sz w:val="22"/>
          <w:szCs w:val="22"/>
          <w:u w:val="single"/>
        </w:rPr>
        <w:t>memory is cleared</w:t>
      </w:r>
      <w:r w:rsidR="004B2083">
        <w:rPr>
          <w:rFonts w:ascii="Arial" w:hAnsi="Arial" w:cs="Arial"/>
          <w:sz w:val="22"/>
          <w:szCs w:val="22"/>
        </w:rPr>
        <w:t>.</w:t>
      </w:r>
    </w:p>
    <w:p w:rsidR="00D32218" w:rsidRDefault="006A1338" w:rsidP="00253B5F">
      <w:pPr>
        <w:tabs>
          <w:tab w:val="left" w:pos="630"/>
          <w:tab w:val="left" w:pos="720"/>
        </w:tabs>
        <w:jc w:val="both"/>
        <w:rPr>
          <w:rFonts w:ascii="Arial" w:hAnsi="Arial" w:cs="Arial"/>
          <w:sz w:val="22"/>
          <w:szCs w:val="22"/>
        </w:rPr>
      </w:pPr>
      <w:r w:rsidRPr="00B26E37">
        <w:rPr>
          <w:rFonts w:ascii="Arial" w:hAnsi="Arial" w:cs="Arial"/>
          <w:sz w:val="22"/>
          <w:szCs w:val="22"/>
        </w:rPr>
        <w:t>5.</w:t>
      </w:r>
      <w:r w:rsidRPr="00B26E37">
        <w:rPr>
          <w:rFonts w:ascii="Arial" w:hAnsi="Arial" w:cs="Arial"/>
          <w:b/>
          <w:sz w:val="22"/>
          <w:szCs w:val="22"/>
        </w:rPr>
        <w:t xml:space="preserve"> </w:t>
      </w:r>
      <w:r w:rsidRPr="00B26E37">
        <w:rPr>
          <w:rFonts w:ascii="Arial" w:hAnsi="Arial" w:cs="Arial"/>
          <w:sz w:val="22"/>
          <w:szCs w:val="22"/>
        </w:rPr>
        <w:t xml:space="preserve">  Ask a proctor to clarify a question if you think it is necessary.</w:t>
      </w:r>
      <w:r w:rsidR="004B2083">
        <w:rPr>
          <w:rFonts w:ascii="Arial" w:hAnsi="Arial" w:cs="Arial"/>
          <w:sz w:val="22"/>
          <w:szCs w:val="22"/>
        </w:rPr>
        <w:t xml:space="preserve"> If the student proctor cannot </w:t>
      </w:r>
    </w:p>
    <w:p w:rsidR="006A1338" w:rsidRPr="00B26E37" w:rsidRDefault="00D32218" w:rsidP="00253B5F">
      <w:pPr>
        <w:tabs>
          <w:tab w:val="left" w:pos="630"/>
          <w:tab w:val="left" w:pos="720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A</w:t>
      </w:r>
      <w:r w:rsidR="004B2083">
        <w:rPr>
          <w:rFonts w:ascii="Arial" w:hAnsi="Arial" w:cs="Arial"/>
          <w:sz w:val="22"/>
          <w:szCs w:val="22"/>
        </w:rPr>
        <w:t>nswer</w:t>
      </w:r>
      <w:r>
        <w:rPr>
          <w:rFonts w:ascii="Arial" w:hAnsi="Arial" w:cs="Arial"/>
          <w:sz w:val="22"/>
          <w:szCs w:val="22"/>
        </w:rPr>
        <w:t xml:space="preserve"> </w:t>
      </w:r>
      <w:r w:rsidR="004B2083">
        <w:rPr>
          <w:rFonts w:ascii="Arial" w:hAnsi="Arial" w:cs="Arial"/>
          <w:sz w:val="22"/>
          <w:szCs w:val="22"/>
        </w:rPr>
        <w:t xml:space="preserve">your question </w:t>
      </w:r>
      <w:r w:rsidR="003B4986">
        <w:rPr>
          <w:rFonts w:ascii="Arial" w:hAnsi="Arial" w:cs="Arial"/>
          <w:sz w:val="22"/>
          <w:szCs w:val="22"/>
        </w:rPr>
        <w:t>satisfactorily;</w:t>
      </w:r>
      <w:r w:rsidR="004B2083">
        <w:rPr>
          <w:rFonts w:ascii="Arial" w:hAnsi="Arial" w:cs="Arial"/>
          <w:sz w:val="22"/>
          <w:szCs w:val="22"/>
        </w:rPr>
        <w:t xml:space="preserve"> ask him / her to call </w:t>
      </w:r>
      <w:r w:rsidR="00253B5F">
        <w:rPr>
          <w:rFonts w:ascii="Arial" w:hAnsi="Arial" w:cs="Arial"/>
          <w:sz w:val="22"/>
          <w:szCs w:val="22"/>
        </w:rPr>
        <w:t>the Professor</w:t>
      </w:r>
      <w:r w:rsidR="004B2083">
        <w:rPr>
          <w:rFonts w:ascii="Arial" w:hAnsi="Arial" w:cs="Arial"/>
          <w:sz w:val="22"/>
          <w:szCs w:val="22"/>
        </w:rPr>
        <w:t>.</w:t>
      </w:r>
    </w:p>
    <w:p w:rsidR="00742EAF" w:rsidRDefault="006A1338" w:rsidP="006A1338">
      <w:pPr>
        <w:tabs>
          <w:tab w:val="left" w:pos="630"/>
          <w:tab w:val="left" w:pos="720"/>
        </w:tabs>
        <w:jc w:val="both"/>
        <w:rPr>
          <w:rFonts w:ascii="Arial" w:hAnsi="Arial" w:cs="Arial"/>
          <w:sz w:val="22"/>
          <w:szCs w:val="22"/>
        </w:rPr>
      </w:pPr>
      <w:r w:rsidRPr="00B26E37">
        <w:rPr>
          <w:rFonts w:ascii="Arial" w:hAnsi="Arial" w:cs="Arial"/>
          <w:sz w:val="22"/>
          <w:szCs w:val="22"/>
        </w:rPr>
        <w:t xml:space="preserve">6.   </w:t>
      </w:r>
      <w:r w:rsidRPr="0087008C">
        <w:rPr>
          <w:rFonts w:ascii="Arial" w:hAnsi="Arial" w:cs="Arial"/>
          <w:b/>
          <w:sz w:val="22"/>
          <w:szCs w:val="22"/>
          <w:u w:val="single"/>
        </w:rPr>
        <w:t>Assume any data</w:t>
      </w:r>
      <w:r w:rsidRPr="00B26E37">
        <w:rPr>
          <w:rFonts w:ascii="Arial" w:hAnsi="Arial" w:cs="Arial"/>
          <w:sz w:val="22"/>
          <w:szCs w:val="22"/>
        </w:rPr>
        <w:t xml:space="preserve"> that is given is accurate to as many s</w:t>
      </w:r>
      <w:r w:rsidR="00742EAF">
        <w:rPr>
          <w:rFonts w:ascii="Arial" w:hAnsi="Arial" w:cs="Arial"/>
          <w:sz w:val="22"/>
          <w:szCs w:val="22"/>
        </w:rPr>
        <w:t>ignificant figures as necessary.</w:t>
      </w:r>
    </w:p>
    <w:p w:rsidR="00742EAF" w:rsidRPr="00A35701" w:rsidDel="00B81C4E" w:rsidRDefault="0071736E" w:rsidP="0074098A">
      <w:pPr>
        <w:tabs>
          <w:tab w:val="left" w:pos="630"/>
          <w:tab w:val="left" w:pos="720"/>
        </w:tabs>
        <w:jc w:val="both"/>
        <w:rPr>
          <w:del w:id="0" w:author="Simarjeet Saini" w:date="2013-04-09T20:29:00Z"/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7.   </w:t>
      </w:r>
      <w:r w:rsidRPr="00A35701">
        <w:rPr>
          <w:rFonts w:ascii="Arial" w:hAnsi="Arial" w:cs="Arial"/>
          <w:sz w:val="22"/>
          <w:szCs w:val="22"/>
        </w:rPr>
        <w:t xml:space="preserve">Ensure your booklet has </w:t>
      </w:r>
      <w:r w:rsidR="00D5315C">
        <w:rPr>
          <w:rFonts w:ascii="Arial" w:hAnsi="Arial" w:cs="Arial"/>
          <w:sz w:val="22"/>
          <w:szCs w:val="22"/>
        </w:rPr>
        <w:t>8</w:t>
      </w:r>
      <w:r w:rsidR="00B81C4E" w:rsidRPr="00A35701">
        <w:rPr>
          <w:rFonts w:ascii="Arial" w:hAnsi="Arial" w:cs="Arial"/>
          <w:sz w:val="22"/>
          <w:szCs w:val="22"/>
        </w:rPr>
        <w:t xml:space="preserve"> </w:t>
      </w:r>
      <w:r w:rsidRPr="00A35701">
        <w:rPr>
          <w:rFonts w:ascii="Arial" w:hAnsi="Arial" w:cs="Arial"/>
          <w:sz w:val="22"/>
          <w:szCs w:val="22"/>
        </w:rPr>
        <w:t xml:space="preserve">pages and </w:t>
      </w:r>
      <w:r w:rsidR="00B81C4E">
        <w:rPr>
          <w:rFonts w:ascii="Arial" w:hAnsi="Arial" w:cs="Arial"/>
          <w:sz w:val="22"/>
          <w:szCs w:val="22"/>
        </w:rPr>
        <w:t>5</w:t>
      </w:r>
      <w:r w:rsidR="00B81C4E" w:rsidRPr="00A35701">
        <w:rPr>
          <w:rFonts w:ascii="Arial" w:hAnsi="Arial" w:cs="Arial"/>
          <w:sz w:val="22"/>
          <w:szCs w:val="22"/>
        </w:rPr>
        <w:t xml:space="preserve"> </w:t>
      </w:r>
      <w:r w:rsidR="00742EAF" w:rsidRPr="00A35701">
        <w:rPr>
          <w:rFonts w:ascii="Arial" w:hAnsi="Arial" w:cs="Arial"/>
          <w:sz w:val="22"/>
          <w:szCs w:val="22"/>
        </w:rPr>
        <w:t xml:space="preserve">questions, there should be a formula sheet at the </w:t>
      </w:r>
    </w:p>
    <w:p w:rsidR="00742EAF" w:rsidRPr="00A35701" w:rsidRDefault="007A7ADF" w:rsidP="00742EAF">
      <w:pPr>
        <w:tabs>
          <w:tab w:val="left" w:pos="630"/>
          <w:tab w:val="left" w:pos="720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</w:t>
      </w:r>
      <w:proofErr w:type="gramStart"/>
      <w:r w:rsidR="00742EAF" w:rsidRPr="00A35701">
        <w:rPr>
          <w:rFonts w:ascii="Arial" w:hAnsi="Arial" w:cs="Arial"/>
          <w:sz w:val="22"/>
          <w:szCs w:val="22"/>
        </w:rPr>
        <w:t>end</w:t>
      </w:r>
      <w:proofErr w:type="gramEnd"/>
      <w:r w:rsidR="00742EAF" w:rsidRPr="00A35701">
        <w:rPr>
          <w:rFonts w:ascii="Arial" w:hAnsi="Arial" w:cs="Arial"/>
          <w:sz w:val="22"/>
          <w:szCs w:val="22"/>
        </w:rPr>
        <w:t xml:space="preserve"> and an extra page for over flow calculations if needed. If you use this page please </w:t>
      </w:r>
    </w:p>
    <w:p w:rsidR="00742EAF" w:rsidRPr="00A35701" w:rsidRDefault="00742EAF" w:rsidP="00742EAF">
      <w:pPr>
        <w:tabs>
          <w:tab w:val="left" w:pos="630"/>
          <w:tab w:val="left" w:pos="720"/>
        </w:tabs>
        <w:jc w:val="both"/>
        <w:rPr>
          <w:rFonts w:ascii="Arial" w:hAnsi="Arial" w:cs="Arial"/>
          <w:sz w:val="22"/>
          <w:szCs w:val="22"/>
        </w:rPr>
      </w:pPr>
      <w:r w:rsidRPr="00A35701">
        <w:rPr>
          <w:rFonts w:ascii="Arial" w:hAnsi="Arial" w:cs="Arial"/>
          <w:sz w:val="22"/>
          <w:szCs w:val="22"/>
        </w:rPr>
        <w:t xml:space="preserve">      </w:t>
      </w:r>
      <w:proofErr w:type="gramStart"/>
      <w:r w:rsidRPr="00A35701">
        <w:rPr>
          <w:rFonts w:ascii="Arial" w:hAnsi="Arial" w:cs="Arial"/>
          <w:sz w:val="22"/>
          <w:szCs w:val="22"/>
        </w:rPr>
        <w:t>provide</w:t>
      </w:r>
      <w:proofErr w:type="gramEnd"/>
      <w:r w:rsidRPr="00A35701">
        <w:rPr>
          <w:rFonts w:ascii="Arial" w:hAnsi="Arial" w:cs="Arial"/>
          <w:sz w:val="22"/>
          <w:szCs w:val="22"/>
        </w:rPr>
        <w:t xml:space="preserve"> very clear instructions to the marker</w:t>
      </w:r>
    </w:p>
    <w:p w:rsidR="008E2466" w:rsidRDefault="00D14BE3" w:rsidP="00575314">
      <w:pPr>
        <w:tabs>
          <w:tab w:val="left" w:pos="630"/>
          <w:tab w:val="left" w:pos="720"/>
        </w:tabs>
      </w:pPr>
      <w:r>
        <w:t xml:space="preserve">      </w:t>
      </w:r>
      <w:r w:rsidR="008E2466" w:rsidRPr="008E2466">
        <w:t xml:space="preserve"> </w:t>
      </w:r>
      <w:r w:rsidR="00BE32EB" w:rsidRPr="00BE32EB">
        <w:t xml:space="preserve"> </w:t>
      </w:r>
    </w:p>
    <w:p w:rsidR="00575314" w:rsidRDefault="00575314" w:rsidP="008E246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4"/>
        <w:gridCol w:w="4755"/>
      </w:tblGrid>
      <w:tr w:rsidR="00575314" w:rsidTr="001762CB">
        <w:tc>
          <w:tcPr>
            <w:tcW w:w="4754" w:type="dxa"/>
          </w:tcPr>
          <w:p w:rsidR="00575314" w:rsidRDefault="00575314" w:rsidP="008E246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55" w:type="dxa"/>
          </w:tcPr>
          <w:p w:rsidR="00575314" w:rsidRDefault="00575314" w:rsidP="008E24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7A59EA" w:rsidRDefault="007A59EA" w:rsidP="00F05383">
      <w:pPr>
        <w:pStyle w:val="BodyTextIndent3"/>
        <w:rPr>
          <w:rFonts w:ascii="Arial" w:hAnsi="Arial" w:cs="Arial"/>
          <w:b/>
          <w:sz w:val="22"/>
          <w:szCs w:val="22"/>
        </w:rPr>
      </w:pPr>
    </w:p>
    <w:p w:rsidR="00F05383" w:rsidRPr="00B26E37" w:rsidRDefault="00F05383" w:rsidP="00575314">
      <w:pPr>
        <w:pStyle w:val="BodyTextIndent3"/>
        <w:rPr>
          <w:rFonts w:ascii="Arial" w:hAnsi="Arial" w:cs="Arial"/>
          <w:b/>
          <w:sz w:val="22"/>
          <w:szCs w:val="22"/>
        </w:rPr>
      </w:pPr>
      <w:r w:rsidRPr="00B26E37">
        <w:rPr>
          <w:rFonts w:ascii="Arial" w:hAnsi="Arial" w:cs="Arial"/>
          <w:b/>
          <w:sz w:val="22"/>
          <w:szCs w:val="22"/>
        </w:rPr>
        <w:t>MARKING SCHEME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4"/>
        <w:gridCol w:w="2574"/>
      </w:tblGrid>
      <w:tr w:rsidR="00F05383" w:rsidRPr="00B26E37">
        <w:tc>
          <w:tcPr>
            <w:tcW w:w="2574" w:type="dxa"/>
          </w:tcPr>
          <w:p w:rsidR="00F05383" w:rsidRPr="00B26E37" w:rsidRDefault="00F05383" w:rsidP="00872C64">
            <w:pPr>
              <w:pStyle w:val="BodyTextIndent3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6E37">
              <w:rPr>
                <w:rFonts w:ascii="Arial" w:hAnsi="Arial" w:cs="Arial"/>
                <w:b/>
                <w:sz w:val="22"/>
                <w:szCs w:val="22"/>
              </w:rPr>
              <w:t>MARK</w:t>
            </w:r>
          </w:p>
        </w:tc>
        <w:tc>
          <w:tcPr>
            <w:tcW w:w="2574" w:type="dxa"/>
          </w:tcPr>
          <w:p w:rsidR="00F05383" w:rsidRPr="00B26E37" w:rsidRDefault="00F05383" w:rsidP="00872C64">
            <w:pPr>
              <w:pStyle w:val="BodyTextIndent3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6E37">
              <w:rPr>
                <w:rFonts w:ascii="Arial" w:hAnsi="Arial" w:cs="Arial"/>
                <w:b/>
                <w:sz w:val="22"/>
                <w:szCs w:val="22"/>
              </w:rPr>
              <w:t>MARK</w:t>
            </w:r>
          </w:p>
        </w:tc>
      </w:tr>
      <w:tr w:rsidR="00F05383" w:rsidRPr="00B26E37" w:rsidTr="003051D6">
        <w:tc>
          <w:tcPr>
            <w:tcW w:w="2574" w:type="dxa"/>
            <w:vAlign w:val="center"/>
          </w:tcPr>
          <w:p w:rsidR="00F05383" w:rsidRDefault="00F05383" w:rsidP="0072170A">
            <w:pPr>
              <w:pStyle w:val="BodyTextIndent3"/>
              <w:ind w:lef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B26E37">
              <w:rPr>
                <w:rFonts w:ascii="Arial" w:hAnsi="Arial" w:cs="Arial"/>
                <w:sz w:val="22"/>
                <w:szCs w:val="22"/>
              </w:rPr>
              <w:t>1.</w:t>
            </w:r>
          </w:p>
          <w:p w:rsidR="003051D6" w:rsidRPr="00B26E37" w:rsidRDefault="003051D6" w:rsidP="0072170A">
            <w:pPr>
              <w:pStyle w:val="BodyTextIndent3"/>
              <w:ind w:lef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:rsidR="00F05383" w:rsidRDefault="007A59EA" w:rsidP="0072170A">
            <w:pPr>
              <w:pStyle w:val="BodyTextIndent3"/>
              <w:ind w:lef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F05383" w:rsidRPr="00B26E37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3051D6" w:rsidRPr="00B26E37" w:rsidRDefault="003051D6" w:rsidP="0072170A">
            <w:pPr>
              <w:pStyle w:val="BodyTextIndent3"/>
              <w:ind w:lef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05383" w:rsidRPr="00B26E37" w:rsidTr="003051D6">
        <w:tc>
          <w:tcPr>
            <w:tcW w:w="2574" w:type="dxa"/>
            <w:vAlign w:val="center"/>
          </w:tcPr>
          <w:p w:rsidR="00F05383" w:rsidRDefault="00F05383" w:rsidP="0072170A">
            <w:pPr>
              <w:pStyle w:val="BodyTextIndent3"/>
              <w:ind w:lef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B26E37">
              <w:rPr>
                <w:rFonts w:ascii="Arial" w:hAnsi="Arial" w:cs="Arial"/>
                <w:sz w:val="22"/>
                <w:szCs w:val="22"/>
              </w:rPr>
              <w:t>2.</w:t>
            </w:r>
          </w:p>
          <w:p w:rsidR="003051D6" w:rsidRPr="00B26E37" w:rsidRDefault="003051D6" w:rsidP="0072170A">
            <w:pPr>
              <w:pStyle w:val="BodyTextIndent3"/>
              <w:ind w:lef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:rsidR="00F05383" w:rsidRDefault="007A59EA" w:rsidP="0072170A">
            <w:pPr>
              <w:pStyle w:val="BodyTextIndent3"/>
              <w:ind w:lef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="00F05383" w:rsidRPr="00B26E37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3051D6" w:rsidRPr="00B26E37" w:rsidRDefault="003051D6" w:rsidP="0072170A">
            <w:pPr>
              <w:pStyle w:val="BodyTextIndent3"/>
              <w:ind w:lef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05383" w:rsidRPr="00B26E37" w:rsidTr="003051D6">
        <w:tc>
          <w:tcPr>
            <w:tcW w:w="2574" w:type="dxa"/>
            <w:vAlign w:val="center"/>
          </w:tcPr>
          <w:p w:rsidR="00F05383" w:rsidRDefault="00F05383" w:rsidP="0072170A">
            <w:pPr>
              <w:pStyle w:val="BodyTextIndent3"/>
              <w:ind w:lef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B26E37">
              <w:rPr>
                <w:rFonts w:ascii="Arial" w:hAnsi="Arial" w:cs="Arial"/>
                <w:sz w:val="22"/>
                <w:szCs w:val="22"/>
              </w:rPr>
              <w:t>3.</w:t>
            </w:r>
          </w:p>
          <w:p w:rsidR="003051D6" w:rsidRPr="00B26E37" w:rsidRDefault="003051D6" w:rsidP="0072170A">
            <w:pPr>
              <w:pStyle w:val="BodyTextIndent3"/>
              <w:ind w:lef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:rsidR="00F05383" w:rsidRDefault="006E71D0" w:rsidP="0072170A">
            <w:pPr>
              <w:pStyle w:val="BodyTextIndent3"/>
              <w:ind w:lef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Total</w:t>
            </w:r>
          </w:p>
          <w:p w:rsidR="003051D6" w:rsidRPr="00B26E37" w:rsidRDefault="003051D6" w:rsidP="0072170A">
            <w:pPr>
              <w:pStyle w:val="BodyTextIndent3"/>
              <w:ind w:left="0" w:firstLine="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3E5044" w:rsidRDefault="003E5044" w:rsidP="002834F6">
      <w:pPr>
        <w:jc w:val="both"/>
        <w:rPr>
          <w:rFonts w:ascii="Arial" w:hAnsi="Arial" w:cs="Arial"/>
          <w:sz w:val="22"/>
          <w:szCs w:val="22"/>
        </w:rPr>
      </w:pPr>
    </w:p>
    <w:p w:rsidR="003E5044" w:rsidRDefault="003E5044" w:rsidP="002834F6">
      <w:pPr>
        <w:jc w:val="both"/>
        <w:rPr>
          <w:rFonts w:ascii="Arial" w:hAnsi="Arial" w:cs="Arial"/>
          <w:sz w:val="22"/>
          <w:szCs w:val="22"/>
        </w:rPr>
      </w:pPr>
    </w:p>
    <w:p w:rsidR="00640D32" w:rsidRDefault="00640D32" w:rsidP="002834F6">
      <w:pPr>
        <w:jc w:val="both"/>
        <w:rPr>
          <w:rFonts w:ascii="Arial" w:hAnsi="Arial" w:cs="Arial"/>
          <w:sz w:val="22"/>
          <w:szCs w:val="22"/>
        </w:rPr>
      </w:pPr>
    </w:p>
    <w:p w:rsidR="004467BD" w:rsidRDefault="004467BD" w:rsidP="002834F6">
      <w:pPr>
        <w:jc w:val="both"/>
        <w:rPr>
          <w:rFonts w:ascii="Arial" w:hAnsi="Arial" w:cs="Arial"/>
          <w:sz w:val="22"/>
          <w:szCs w:val="22"/>
        </w:rPr>
      </w:pPr>
    </w:p>
    <w:p w:rsidR="00923CAE" w:rsidRDefault="006E1F66" w:rsidP="002834F6">
      <w:pPr>
        <w:jc w:val="both"/>
        <w:rPr>
          <w:b/>
          <w:bCs/>
          <w:noProof/>
          <w:sz w:val="28"/>
          <w:szCs w:val="28"/>
          <w:u w:val="single"/>
          <w:lang w:val="en-CA" w:eastAsia="en-CA"/>
        </w:rPr>
      </w:pPr>
      <w:r>
        <w:rPr>
          <w:b/>
          <w:bCs/>
          <w:noProof/>
          <w:sz w:val="28"/>
          <w:szCs w:val="28"/>
          <w:u w:val="single"/>
          <w:lang w:val="en-CA" w:eastAsia="en-CA"/>
        </w:rPr>
        <w:lastRenderedPageBreak/>
        <w:t>Question 1</w:t>
      </w:r>
    </w:p>
    <w:p w:rsidR="00770616" w:rsidRDefault="00770616" w:rsidP="00177B92"/>
    <w:p w:rsidR="003207DF" w:rsidRDefault="00DE5F39" w:rsidP="00714CFC">
      <w:p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A clumsy e</w:t>
      </w:r>
      <w:r w:rsidR="003207DF">
        <w:rPr>
          <w:rFonts w:asciiTheme="majorBidi" w:hAnsiTheme="majorBidi" w:cstheme="majorBidi"/>
          <w:bCs/>
        </w:rPr>
        <w:t xml:space="preserve">ngineer </w:t>
      </w:r>
      <w:r>
        <w:rPr>
          <w:rFonts w:asciiTheme="majorBidi" w:hAnsiTheme="majorBidi" w:cstheme="majorBidi"/>
          <w:bCs/>
        </w:rPr>
        <w:t>attempts to design a capacitor</w:t>
      </w:r>
      <w:r w:rsidR="00A16222">
        <w:rPr>
          <w:rFonts w:asciiTheme="majorBidi" w:hAnsiTheme="majorBidi" w:cstheme="majorBidi"/>
          <w:bCs/>
        </w:rPr>
        <w:t xml:space="preserve">, </w:t>
      </w:r>
      <w:r w:rsidR="00257D6D">
        <w:rPr>
          <w:rFonts w:asciiTheme="majorBidi" w:hAnsiTheme="majorBidi" w:cstheme="majorBidi"/>
          <w:bCs/>
        </w:rPr>
        <w:t>but leaves an</w:t>
      </w:r>
      <w:r w:rsidR="003207DF">
        <w:rPr>
          <w:rFonts w:asciiTheme="majorBidi" w:hAnsiTheme="majorBidi" w:cstheme="majorBidi"/>
          <w:bCs/>
        </w:rPr>
        <w:t xml:space="preserve"> air gap and a glue gap as shown. The glue has a dielectric constant of 4, and the material used for the capacitor is titanium dioxide, with a dielectric constant of 110.</w:t>
      </w:r>
      <w:r>
        <w:rPr>
          <w:rFonts w:asciiTheme="majorBidi" w:hAnsiTheme="majorBidi" w:cstheme="majorBidi"/>
          <w:bCs/>
        </w:rPr>
        <w:t xml:space="preserve"> </w:t>
      </w:r>
      <w:r w:rsidR="003207DF">
        <w:rPr>
          <w:rFonts w:asciiTheme="majorBidi" w:hAnsiTheme="majorBidi" w:cstheme="majorBidi"/>
          <w:bCs/>
        </w:rPr>
        <w:t xml:space="preserve">The dimensions of the capacitor are shown below. </w:t>
      </w:r>
    </w:p>
    <w:p w:rsidR="0023130D" w:rsidRDefault="0023130D" w:rsidP="00714CFC">
      <w:pPr>
        <w:rPr>
          <w:rFonts w:asciiTheme="majorBidi" w:hAnsiTheme="majorBidi" w:cstheme="majorBidi"/>
        </w:rPr>
      </w:pPr>
    </w:p>
    <w:p w:rsidR="00714CFC" w:rsidRPr="00714CFC" w:rsidRDefault="00907F22" w:rsidP="00907F22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Cs/>
          <w:noProof/>
          <w:lang w:val="en-CA" w:eastAsia="en-CA"/>
        </w:rPr>
        <mc:AlternateContent>
          <mc:Choice Requires="wpg">
            <w:drawing>
              <wp:anchor distT="0" distB="0" distL="114300" distR="114300" simplePos="0" relativeHeight="252182528" behindDoc="0" locked="0" layoutInCell="1" allowOverlap="1" wp14:anchorId="7FACC392" wp14:editId="21D7C43B">
                <wp:simplePos x="0" y="0"/>
                <wp:positionH relativeFrom="column">
                  <wp:posOffset>3361276</wp:posOffset>
                </wp:positionH>
                <wp:positionV relativeFrom="paragraph">
                  <wp:posOffset>276</wp:posOffset>
                </wp:positionV>
                <wp:extent cx="2994660" cy="2035175"/>
                <wp:effectExtent l="0" t="0" r="15240" b="3175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4660" cy="2035175"/>
                          <a:chOff x="0" y="0"/>
                          <a:chExt cx="2994825" cy="2035534"/>
                        </a:xfrm>
                      </wpg:grpSpPr>
                      <wps:wsp>
                        <wps:cNvPr id="17" name="Straight Connector 17"/>
                        <wps:cNvCnPr/>
                        <wps:spPr>
                          <a:xfrm flipV="1">
                            <a:off x="469127" y="532738"/>
                            <a:ext cx="1995170" cy="762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18"/>
                        <wps:cNvCnPr/>
                        <wps:spPr>
                          <a:xfrm flipV="1">
                            <a:off x="469127" y="1606164"/>
                            <a:ext cx="1995170" cy="762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69127" y="747423"/>
                            <a:ext cx="1995170" cy="66167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7954" w:rsidRPr="00E14919" w:rsidRDefault="004D7954" w:rsidP="00E14919">
                              <w:pPr>
                                <w:jc w:val="center"/>
                                <w:rPr>
                                  <w:lang w:val="en-CA"/>
                                </w:rPr>
                              </w:pPr>
                              <w:r>
                                <w:rPr>
                                  <w:lang w:val="en-CA"/>
                                </w:rPr>
                                <w:t>Titanium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69127" y="540689"/>
                            <a:ext cx="1995170" cy="207010"/>
                          </a:xfrm>
                          <a:prstGeom prst="rect">
                            <a:avLst/>
                          </a:prstGeom>
                          <a:pattFill prst="pct5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76793" y="532738"/>
                            <a:ext cx="946205" cy="27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D7954" w:rsidRDefault="004D7954">
                              <w:r>
                                <w:t>Glue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24500" y="1367473"/>
                            <a:ext cx="946206" cy="278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D7954" w:rsidRPr="00AC63D2" w:rsidRDefault="004D7954" w:rsidP="00AC63D2">
                              <w:pPr>
                                <w:rPr>
                                  <w:lang w:val="en-CA"/>
                                </w:rPr>
                              </w:pPr>
                              <w:r>
                                <w:rPr>
                                  <w:lang w:val="en-CA"/>
                                </w:rPr>
                                <w:t>Air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00933"/>
                            <a:ext cx="381662" cy="27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D7954" w:rsidRDefault="004D7954">
                              <w:r>
                                <w:t>d</w:t>
                              </w:r>
                              <w:r w:rsidRPr="00AC63D2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2" name="Straight Connector 62"/>
                        <wps:cNvCnPr/>
                        <wps:spPr>
                          <a:xfrm>
                            <a:off x="270344" y="747423"/>
                            <a:ext cx="0" cy="659765"/>
                          </a:xfrm>
                          <a:prstGeom prst="line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30303"/>
                            <a:ext cx="381662" cy="278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D7954" w:rsidRDefault="004D7954" w:rsidP="00AC63D2">
                              <w:r>
                                <w:t>d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9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35820"/>
                            <a:ext cx="381662" cy="27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D7954" w:rsidRDefault="004D7954" w:rsidP="00AC63D2">
                              <w:r>
                                <w:t>d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9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94845" y="0"/>
                            <a:ext cx="1296062" cy="278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D7954" w:rsidRPr="00AC63D2" w:rsidRDefault="004D7954" w:rsidP="00AC63D2">
                              <w:pPr>
                                <w:rPr>
                                  <w:lang w:val="en-CA"/>
                                </w:rPr>
                              </w:pPr>
                              <w:r>
                                <w:rPr>
                                  <w:lang w:val="en-CA"/>
                                </w:rPr>
                                <w:t>Copper plate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93" name="Straight Arrow Connector 293"/>
                        <wps:cNvCnPr/>
                        <wps:spPr>
                          <a:xfrm flipH="1">
                            <a:off x="1129085" y="190832"/>
                            <a:ext cx="412750" cy="30988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88111" y="1757239"/>
                            <a:ext cx="1296062" cy="27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D7954" w:rsidRPr="00AC63D2" w:rsidRDefault="004D7954" w:rsidP="00AC63D2">
                              <w:pPr>
                                <w:rPr>
                                  <w:lang w:val="en-CA"/>
                                </w:rPr>
                              </w:pPr>
                              <w:r>
                                <w:rPr>
                                  <w:lang w:val="en-CA"/>
                                </w:rPr>
                                <w:t>Copper plate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02" name="Straight Arrow Connector 302"/>
                        <wps:cNvCnPr/>
                        <wps:spPr>
                          <a:xfrm flipH="1" flipV="1">
                            <a:off x="1017767" y="1685677"/>
                            <a:ext cx="325120" cy="23304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" name="Straight Connector 303"/>
                        <wps:cNvCnPr/>
                        <wps:spPr>
                          <a:xfrm flipV="1">
                            <a:off x="1653871" y="294199"/>
                            <a:ext cx="0" cy="20447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4" name="Straight Connector 304"/>
                        <wps:cNvCnPr/>
                        <wps:spPr>
                          <a:xfrm flipV="1">
                            <a:off x="1653871" y="294199"/>
                            <a:ext cx="1184275" cy="127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8" name="Straight Connector 308"/>
                        <wps:cNvCnPr/>
                        <wps:spPr>
                          <a:xfrm flipV="1">
                            <a:off x="1653871" y="1757239"/>
                            <a:ext cx="1184744" cy="2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9" name="Straight Connector 309"/>
                        <wps:cNvCnPr/>
                        <wps:spPr>
                          <a:xfrm flipH="1">
                            <a:off x="2838615" y="294199"/>
                            <a:ext cx="469" cy="56161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0" name="Straight Connector 310"/>
                        <wps:cNvCnPr/>
                        <wps:spPr>
                          <a:xfrm flipV="1">
                            <a:off x="2838615" y="1081378"/>
                            <a:ext cx="0" cy="67500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7" name="Straight Connector 317"/>
                        <wps:cNvCnPr/>
                        <wps:spPr>
                          <a:xfrm>
                            <a:off x="2703443" y="858741"/>
                            <a:ext cx="291382" cy="2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Straight Connector 66"/>
                        <wps:cNvCnPr/>
                        <wps:spPr>
                          <a:xfrm>
                            <a:off x="2767053" y="922352"/>
                            <a:ext cx="1428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Straight Connector 67"/>
                        <wps:cNvCnPr/>
                        <wps:spPr>
                          <a:xfrm>
                            <a:off x="2703443" y="993913"/>
                            <a:ext cx="29083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Straight Connector 69"/>
                        <wps:cNvCnPr/>
                        <wps:spPr>
                          <a:xfrm>
                            <a:off x="2759102" y="1081378"/>
                            <a:ext cx="1428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" o:spid="_x0000_s1028" style="position:absolute;left:0;text-align:left;margin-left:264.65pt;margin-top:0;width:235.8pt;height:160.25pt;z-index:252182528" coordsize="29948,20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">
                <v:line id="Straight Connector 17" o:spid="_x0000_s1029" style="position:absolute;flip:y;visibility:visible;mso-wrap-style:square" from="4691,5327" to="24642,54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R4pk8EAAADbAAAADwAAAGRycy9kb3ducmV2LnhtbERPS2vCQBC+F/wPywheim60UCW6SggV&#10;vHiorZ6H7JgEd2dDdptHf323UOhtPr7n7A6DNaKj1teOFSwXCQjiwumaSwWfH8f5BoQPyBqNY1Iw&#10;kofDfvK0w1S7nt+pu4RSxBD2KSqoQmhSKX1RkUW/cA1x5O6utRgibEupW+xjuDVylSSv0mLNsaHC&#10;hvKKisflyyp4uclzZorAaye78/fbdeRnkys1mw7ZFkSgIfyL/9wnHeev4feXeIDc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HimTwQAAANsAAAAPAAAAAAAAAAAAAAAA&#10;AKECAABkcnMvZG93bnJldi54bWxQSwUGAAAAAAQABAD5AAAAjwMAAAAA&#10;" strokecolor="#4579b8 [3044]" strokeweight="2.25pt"/>
                <v:line id="Straight Connector 18" o:spid="_x0000_s1030" style="position:absolute;flip:y;visibility:visible;mso-wrap-style:square" from="4691,16061" to="24642,16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G94cMAAADbAAAADwAAAGRycy9kb3ducmV2LnhtbESPT2vCQBDF7wW/wzJCL0U3tqASXUWk&#10;hV48+Pc8ZKdJ6O5syK4x9tN3DoK3Gd6b936zXPfeqY7aWAc2MBlnoIiLYGsuDZyOX6M5qJiQLbrA&#10;ZOBOEdarwcsScxtuvKfukEolIRxzNFCl1ORax6Iij3EcGmLRfkLrMcnaltq2eJNw7/R7lk21x5ql&#10;ocKGthUVv4erN/Bx0buNKxLPgu52f5/nO7+5rTGvw36zAJWoT0/z4/rbCr7Ayi8ygF7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SBveHDAAAA2wAAAA8AAAAAAAAAAAAA&#10;AAAAoQIAAGRycy9kb3ducmV2LnhtbFBLBQYAAAAABAAEAPkAAACRAwAAAAA=&#10;" strokecolor="#4579b8 [3044]" strokeweight="2.25pt"/>
                <v:rect id="Rectangle 51" o:spid="_x0000_s1031" style="position:absolute;left:4691;top:7474;width:19951;height:66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OXesEA&#10;AADbAAAADwAAAGRycy9kb3ducmV2LnhtbESPQWvCQBSE70L/w/IKvelLLJUa3UhpafFq7MHjM/vM&#10;hmbfhuxW03/vFgSPw8w3w6w3o+vUmYfQetGQzzJQLLU3rTQavvef01dQIZIY6rywhj8OsCkfJmsq&#10;jL/Ijs9VbFQqkVCQBhtjXyCG2rKjMPM9S/JOfnAUkxwaNANdUrnrcJ5lC3TUSlqw1PO75fqn+nUa&#10;Xo4B8eDnzwf8svum+hBcBtH66XF8W4GKPMZ7+EZvTeJy+P+SfgCW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Tl3rBAAAA2wAAAA8AAAAAAAAAAAAAAAAAmAIAAGRycy9kb3du&#10;cmV2LnhtbFBLBQYAAAAABAAEAPUAAACGAwAAAAA=&#10;" fillcolor="#243f60 [1604]" strokecolor="#243f60 [1604]" strokeweight="2pt">
                  <v:textbox>
                    <w:txbxContent>
                      <w:p w:rsidR="004D7954" w:rsidRPr="00E14919" w:rsidRDefault="004D7954" w:rsidP="00E14919">
                        <w:pPr>
                          <w:jc w:val="center"/>
                          <w:rPr>
                            <w:lang w:val="en-CA"/>
                          </w:rPr>
                        </w:pPr>
                        <w:r>
                          <w:rPr>
                            <w:lang w:val="en-CA"/>
                          </w:rPr>
                          <w:t>Titanium</w:t>
                        </w:r>
                      </w:p>
                    </w:txbxContent>
                  </v:textbox>
                </v:rect>
                <v:rect id="Rectangle 55" o:spid="_x0000_s1032" style="position:absolute;left:4691;top:5406;width:19951;height:20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po8sMA&#10;AADbAAAADwAAAGRycy9kb3ducmV2LnhtbESPQWvCQBSE74X+h+UVequbCikluooIQg+FEi16fWSf&#10;2Wj2bcjbmrS/visIHoeZ+YaZL0ffqgv10gQ28DrJQBFXwTZcG/jebV7eQUlEttgGJgO/JLBcPD7M&#10;sbBh4JIu21irBGEp0ICLsSu0lsqRR5mEjjh5x9B7jEn2tbY9DgnuWz3NsjftseG04LCjtaPqvP3x&#10;Bv5O+vCZl1Ja+YoOR9lvhvXUmOencTUDFWmM9/Ct/WEN5Dlcv6QfoB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+po8sMAAADbAAAADwAAAAAAAAAAAAAAAACYAgAAZHJzL2Rv&#10;d25yZXYueG1sUEsFBgAAAAAEAAQA9QAAAIgDAAAAAA==&#10;" fillcolor="#4f81bd [3204]" stroked="f" strokeweight="2pt">
                  <v:fill r:id="rId10" o:title="" color2="white [3212]" type="pattern"/>
                </v:rect>
                <v:shape id="_x0000_s1033" type="#_x0000_t202" style="position:absolute;left:11767;top:5327;width:9462;height:27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jF8EA&#10;AADbAAAADwAAAGRycy9kb3ducmV2LnhtbESPQWvCQBSE70L/w/IK3nRjQSnRVaRW8OBFG++P7DMb&#10;mn0bsk8T/71bKHgcZuYbZrUZfKPu1MU6sIHZNANFXAZbc2Wg+NlPPkFFQbbYBCYDD4qwWb+NVpjb&#10;0POJ7mepVIJwzNGAE2lzrWPpyGOchpY4edfQeZQku0rbDvsE943+yLKF9lhzWnDY0pej8vd88wZE&#10;7Hb2KL59PFyG4653WTnHwpjx+7BdghIa5BX+bx+sgfkC/r6kH6D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xM4xfBAAAA2wAAAA8AAAAAAAAAAAAAAAAAmAIAAGRycy9kb3du&#10;cmV2LnhtbFBLBQYAAAAABAAEAPUAAACGAwAAAAA=&#10;" filled="f" stroked="f">
                  <v:textbox style="mso-fit-shape-to-text:t">
                    <w:txbxContent>
                      <w:p w:rsidR="004D7954" w:rsidRDefault="004D7954">
                        <w:r>
                          <w:t>Glue</w:t>
                        </w:r>
                      </w:p>
                    </w:txbxContent>
                  </v:textbox>
                </v:shape>
                <v:shape id="_x0000_s1034" type="#_x0000_t202" style="position:absolute;left:12245;top:13674;width:9462;height:27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/S/r4A&#10;AADbAAAADwAAAGRycy9kb3ducmV2LnhtbERPS4vCMBC+L/gfwgje1lTBZalGER/gwcu69T40Y1Ns&#10;JqUZbf335rCwx4/vvdoMvlFP6mId2MBsmoEiLoOtuTJQ/B4/v0FFQbbYBCYDL4qwWY8+Vpjb0PMP&#10;PS9SqRTCMUcDTqTNtY6lI49xGlrixN1C51ES7CptO+xTuG/0PMu+tMeaU4PDlnaOyvvl4Q2I2O3s&#10;VRx8PF2H8753WbnAwpjJeNguQQkN8i/+c5+sgUUam76kH6DXb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Kf0v6+AAAA2wAAAA8AAAAAAAAAAAAAAAAAmAIAAGRycy9kb3ducmV2&#10;LnhtbFBLBQYAAAAABAAEAPUAAACDAwAAAAA=&#10;" filled="f" stroked="f">
                  <v:textbox style="mso-fit-shape-to-text:t">
                    <w:txbxContent>
                      <w:p w:rsidR="004D7954" w:rsidRPr="00AC63D2" w:rsidRDefault="004D7954" w:rsidP="00AC63D2">
                        <w:pPr>
                          <w:rPr>
                            <w:lang w:val="en-CA"/>
                          </w:rPr>
                        </w:pPr>
                        <w:r>
                          <w:rPr>
                            <w:lang w:val="en-CA"/>
                          </w:rPr>
                          <w:t>Air</w:t>
                        </w:r>
                      </w:p>
                    </w:txbxContent>
                  </v:textbox>
                </v:shape>
                <v:shape id="_x0000_s1035" type="#_x0000_t202" style="position:absolute;top:5009;width:3816;height:27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UURb4A&#10;AADbAAAADwAAAGRycy9kb3ducmV2LnhtbERPS4vCMBC+L/gfwgje1lRBWapRxAd42Mu69T40Y1Ns&#10;JqUZbf335rCwx4/vvd4OvlFP6mId2MBsmoEiLoOtuTJQ/J4+v0BFQbbYBCYDL4qw3Yw+1pjb0PMP&#10;PS9SqRTCMUcDTqTNtY6lI49xGlrixN1C51ES7CptO+xTuG/0PMuW2mPNqcFhS3tH5f3y8AZE7G72&#10;Ko4+nq/D96F3WbnAwpjJeNitQAkN8i/+c5+tgWVan76kH6A3b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KFFEW+AAAA2wAAAA8AAAAAAAAAAAAAAAAAmAIAAGRycy9kb3ducmV2&#10;LnhtbFBLBQYAAAAABAAEAPUAAACDAwAAAAA=&#10;" filled="f" stroked="f">
                  <v:textbox style="mso-fit-shape-to-text:t">
                    <w:txbxContent>
                      <w:p w:rsidR="004D7954" w:rsidRDefault="004D7954">
                        <w:r>
                          <w:t>d</w:t>
                        </w:r>
                        <w:r w:rsidRPr="00AC63D2"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Straight Connector 62" o:spid="_x0000_s1036" style="position:absolute;visibility:visible;mso-wrap-style:square" from="2703,7474" to="2703,140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Ihe8AAAADbAAAADwAAAGRycy9kb3ducmV2LnhtbESP3YrCMBSE7wXfIRzBO031QqQaRdRd&#10;FMHFnwc4NMe22JyUJtb49kYQ9nKYmW+Y+TKYSrTUuNKygtEwAUGcWV1yruB6+RlMQTiPrLGyTApe&#10;5GC56HbmmGr75BO1Z5+LCGGXooLC+zqV0mUFGXRDWxNH72Ybgz7KJpe6wWeEm0qOk2QiDZYcFwqs&#10;aV1Qdj8/jIIdvk5h8yd/w/GAW9s+eO8SVqrfC6sZCE/B/4e/7Z1WMBnD50v8AXLxB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lCIXvAAAAA2wAAAA8AAAAAAAAAAAAAAAAA&#10;oQIAAGRycy9kb3ducmV2LnhtbFBLBQYAAAAABAAEAPkAAACOAwAAAAA=&#10;" strokecolor="#4579b8 [3044]">
                  <v:stroke startarrow="block" endarrow="block"/>
                </v:line>
                <v:shape id="_x0000_s1037" type="#_x0000_t202" style="position:absolute;top:9303;width:3816;height:27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eKMsIA&#10;AADbAAAADwAAAGRycy9kb3ducmV2LnhtbESPzWrDMBCE74W+g9hAbo2clobgRDahP5BDL02c+2Jt&#10;LBNrZaxt7Lx9VCj0OMzMN8y2nHynrjTENrCB5SIDRVwH23JjoDp+Pq1BRUG22AUmAzeKUBaPD1vM&#10;bRj5m64HaVSCcMzRgBPpc61j7chjXISeOHnnMHiUJIdG2wHHBPedfs6ylfbYclpw2NObo/py+PEG&#10;ROxueas+fNyfpq/30WX1K1bGzGfTbgNKaJL/8F97bw2sXuD3S/oBur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V4oywgAAANsAAAAPAAAAAAAAAAAAAAAAAJgCAABkcnMvZG93&#10;bnJldi54bWxQSwUGAAAAAAQABAD1AAAAhwMAAAAA&#10;" filled="f" stroked="f">
                  <v:textbox style="mso-fit-shape-to-text:t">
                    <w:txbxContent>
                      <w:p w:rsidR="004D7954" w:rsidRDefault="004D7954" w:rsidP="00AC63D2">
                        <w:r>
                          <w:t>d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_x0000_s1038" type="#_x0000_t202" style="position:absolute;top:13358;width:3816;height:27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tGAr8A&#10;AADcAAAADwAAAGRycy9kb3ducmV2LnhtbERPTWvCQBC9F/wPywje6kbB0kZXEa3goRdtvA/ZMRvM&#10;zobs1MR/7x4KHh/ve7UZfKPu1MU6sIHZNANFXAZbc2Wg+D28f4KKgmyxCUwGHhRhsx69rTC3oecT&#10;3c9SqRTCMUcDTqTNtY6lI49xGlrixF1D51ES7CptO+xTuG/0PMs+tMeaU4PDlnaOytv5zxsQsdvZ&#10;o/j28XgZfva9y8oFFsZMxsN2CUpokJf43320BuZfaX46k46AXj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t+0YCvwAAANwAAAAPAAAAAAAAAAAAAAAAAJgCAABkcnMvZG93bnJl&#10;di54bWxQSwUGAAAAAAQABAD1AAAAhAMAAAAA&#10;" filled="f" stroked="f">
                  <v:textbox style="mso-fit-shape-to-text:t">
                    <w:txbxContent>
                      <w:p w:rsidR="004D7954" w:rsidRDefault="004D7954" w:rsidP="00AC63D2">
                        <w:r>
                          <w:t>d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_x0000_s1039" type="#_x0000_t202" style="position:absolute;left:14948;width:12961;height:27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V97sIA&#10;AADcAAAADwAAAGRycy9kb3ducmV2LnhtbESPQWvCQBSE74X+h+UJ3urGgKVNXUWqgodequn9kX3N&#10;BrNvQ/Zp4r/vFgSPw8x8wyzXo2/VlfrYBDYwn2WgiKtgG64NlKf9yxuoKMgW28Bk4EYR1qvnpyUW&#10;Ngz8Tdej1CpBOBZowIl0hdaxcuQxzkJHnLzf0HuUJPta2x6HBPetzrPsVXtsOC047OjTUXU+XrwB&#10;EbuZ38qdj4ef8Ws7uKxaYGnMdDJuPkAJjfII39sHayB/z+H/TDoCe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ZX3uwgAAANwAAAAPAAAAAAAAAAAAAAAAAJgCAABkcnMvZG93&#10;bnJldi54bWxQSwUGAAAAAAQABAD1AAAAhwMAAAAA&#10;" filled="f" stroked="f">
                  <v:textbox style="mso-fit-shape-to-text:t">
                    <w:txbxContent>
                      <w:p w:rsidR="004D7954" w:rsidRPr="00AC63D2" w:rsidRDefault="004D7954" w:rsidP="00AC63D2">
                        <w:pPr>
                          <w:rPr>
                            <w:lang w:val="en-CA"/>
                          </w:rPr>
                        </w:pPr>
                        <w:r>
                          <w:rPr>
                            <w:lang w:val="en-CA"/>
                          </w:rPr>
                          <w:t>Copper plate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93" o:spid="_x0000_s1040" type="#_x0000_t32" style="position:absolute;left:11290;top:1908;width:4128;height:309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46Oc8UAAADcAAAADwAAAGRycy9kb3ducmV2LnhtbESPX2vCMBTF34V9h3AHvs106kQ7o4gi&#10;bAgbdQPx7drctWXNTUmird/eDAY+Hs6fH2e+7EwtLuR8ZVnB8yABQZxbXXGh4Ptr+zQF4QOyxtoy&#10;KbiSh+XioTfHVNuWM7rsQyHiCPsUFZQhNKmUPi/JoB/Yhjh6P9YZDFG6QmqHbRw3tRwmyUQarDgS&#10;SmxoXVL+uz+bCNmMs5fdYXcaU7b6bE/vx4/gjkr1H7vVK4hAXbiH/9tvWsFwNoK/M/EIyMU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46Oc8UAAADcAAAADwAAAAAAAAAA&#10;AAAAAAChAgAAZHJzL2Rvd25yZXYueG1sUEsFBgAAAAAEAAQA+QAAAJMDAAAAAA==&#10;" strokecolor="#4579b8 [3044]">
                  <v:stroke endarrow="open"/>
                </v:shape>
                <v:shape id="_x0000_s1041" type="#_x0000_t202" style="position:absolute;left:12881;top:17572;width:12960;height:27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x5g8MA&#10;AADcAAAADwAAAGRycy9kb3ducmV2LnhtbESPzWrDMBCE74W8g9hAb43klIbiRgmhP5BDL0nd+2Jt&#10;LBNrZaxN7Lx9VSj0OMzMN8x6O4VOXWlIbWQLxcKAIq6ja7mxUH19PDyDSoLssItMFm6UYLuZ3a2x&#10;dHHkA12P0qgM4VSiBS/Sl1qn2lPAtIg9cfZOcQgoWQ6NdgOOGR46vTRmpQO2nBc89vTqqT4fL8GC&#10;iNsVt+o9pP339Pk2elM/YWXt/XzavYASmuQ//NfeOwuPpoDfM/kI6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Fx5g8MAAADcAAAADwAAAAAAAAAAAAAAAACYAgAAZHJzL2Rv&#10;d25yZXYueG1sUEsFBgAAAAAEAAQA9QAAAIgDAAAAAA==&#10;" filled="f" stroked="f">
                  <v:textbox style="mso-fit-shape-to-text:t">
                    <w:txbxContent>
                      <w:p w:rsidR="004D7954" w:rsidRPr="00AC63D2" w:rsidRDefault="004D7954" w:rsidP="00AC63D2">
                        <w:pPr>
                          <w:rPr>
                            <w:lang w:val="en-CA"/>
                          </w:rPr>
                        </w:pPr>
                        <w:r>
                          <w:rPr>
                            <w:lang w:val="en-CA"/>
                          </w:rPr>
                          <w:t>Copper plate</w:t>
                        </w:r>
                      </w:p>
                    </w:txbxContent>
                  </v:textbox>
                </v:shape>
                <v:shape id="Straight Arrow Connector 302" o:spid="_x0000_s1042" type="#_x0000_t32" style="position:absolute;left:10177;top:16856;width:3251;height:2331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kjU8QAAADcAAAADwAAAGRycy9kb3ducmV2LnhtbESPzWoCQRCE74G8w9CCtzirYgwbR5GA&#10;oAcJ8Se5NjPt7uJOz7LT6vr2mUDAY1FVX1GzRedrdaU2VoENDAcZKGIbXMWFgcN+9fIGKgqywzow&#10;GbhThMX8+WmGuQs3/qLrTgqVIBxzNFCKNLnW0ZbkMQ5CQ5y8U2g9SpJtoV2LtwT3tR5l2av2WHFa&#10;KLGhj5LseXfxBi7htF0e3XT8PfyRja1k80l2Yky/1y3fQQl18gj/t9fOwDgbwd+ZdAT0/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OSNTxAAAANwAAAAPAAAAAAAAAAAA&#10;AAAAAKECAABkcnMvZG93bnJldi54bWxQSwUGAAAAAAQABAD5AAAAkgMAAAAA&#10;" strokecolor="#4579b8 [3044]">
                  <v:stroke endarrow="open"/>
                </v:shape>
                <v:line id="Straight Connector 303" o:spid="_x0000_s1043" style="position:absolute;flip:y;visibility:visible;mso-wrap-style:square" from="16538,2941" to="16538,49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tU0MYAAADcAAAADwAAAGRycy9kb3ducmV2LnhtbESPT2vCQBTE74LfYXmF3upGIyqpq4gg&#10;DQpt/XPw+Mi+JqHZt2l2a6KfvisUPA4z8xtmvuxMJS7UuNKyguEgAkGcWV1yruB03LzMQDiPrLGy&#10;TAqu5GC56PfmmGjb8p4uB5+LAGGXoILC+zqR0mUFGXQDWxMH78s2Bn2QTS51g22Am0qOomgiDZYc&#10;FgqsaV1Q9n34NQrSlLfbG28+zsPPnzcfl7v3cTtV6vmpW72C8NT5R/i/nWoFcRTD/Uw4AnLx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8LVNDGAAAA3AAAAA8AAAAAAAAA&#10;AAAAAAAAoQIAAGRycy9kb3ducmV2LnhtbFBLBQYAAAAABAAEAPkAAACUAwAAAAA=&#10;" strokecolor="#4579b8 [3044]"/>
                <v:line id="Straight Connector 304" o:spid="_x0000_s1044" style="position:absolute;flip:y;visibility:visible;mso-wrap-style:square" from="16538,2941" to="28381,2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LMpMYAAADcAAAADwAAAGRycy9kb3ducmV2LnhtbESPT2vCQBTE74LfYXmCt7qxSpXoKiKI&#10;wUL9e/D4yD6TYPZtmt2atJ++Wyh4HGbmN8x82ZpSPKh2hWUFw0EEgji1uuBMweW8eZmCcB5ZY2mZ&#10;FHyTg+Wi25ljrG3DR3qcfCYChF2MCnLvq1hKl+Zk0A1sRRy8m60N+iDrTOoamwA3pXyNojdpsOCw&#10;kGNF65zS++nLKEgS3u1+eLO/Dg+fWz8q3j/GzUSpfq9dzUB4av0z/N9OtIJRNIa/M+EI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DizKTGAAAA3AAAAA8AAAAAAAAA&#10;AAAAAAAAoQIAAGRycy9kb3ducmV2LnhtbFBLBQYAAAAABAAEAPkAAACUAwAAAAA=&#10;" strokecolor="#4579b8 [3044]"/>
                <v:line id="Straight Connector 308" o:spid="_x0000_s1045" style="position:absolute;flip:y;visibility:visible;mso-wrap-style:square" from="16538,17572" to="28386,17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a/GocMAAADcAAAADwAAAGRycy9kb3ducmV2LnhtbERPy2rCQBTdF/oPwy10ZyY+qJI6igjS&#10;oFCfiy4vmdskNHMnZkYT/XpnIXR5OO/pvDOVuFLjSssK+lEMgjizuuRcwem46k1AOI+ssbJMCm7k&#10;YD57fZliom3Le7oefC5CCLsEFRTe14mULivIoItsTRy4X9sY9AE2udQNtiHcVHIQxx/SYMmhocCa&#10;lgVlf4eLUZCmvF7febX96e/OX35Ybr5H7Vip97du8QnCU+f/xU93qhUM47A2nAlHQM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GvxqHDAAAA3AAAAA8AAAAAAAAAAAAA&#10;AAAAoQIAAGRycy9kb3ducmV2LnhtbFBLBQYAAAAABAAEAPkAAACRAwAAAAA=&#10;" strokecolor="#4579b8 [3044]"/>
                <v:line id="Straight Connector 309" o:spid="_x0000_s1046" style="position:absolute;flip:x;visibility:visible;mso-wrap-style:square" from="28386,2941" to="28390,8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NjOscAAADcAAAADwAAAGRycy9kb3ducmV2LnhtbESPT2vCQBTE70K/w/IKvZmNf7A2dRUp&#10;SIOCbbWHHh/Z1yQ0+zbNrib66V1B8DjMzG+Y2aIzlThS40rLCgZRDII4s7rkXMH3ftWfgnAeWWNl&#10;mRScyMFi/tCbYaJty1903PlcBAi7BBUU3teJlC4ryKCLbE0cvF/bGPRBNrnUDbYBbio5jOOJNFhy&#10;WCiwpreCsr/dwShIU16vz7z6+Bl8/r/7UbnZjttnpZ4eu+UrCE+dv4dv7VQrGMUvcD0TjoCc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O42M6xwAAANwAAAAPAAAAAAAA&#10;AAAAAAAAAKECAABkcnMvZG93bnJldi54bWxQSwUGAAAAAAQABAD5AAAAlQMAAAAA&#10;" strokecolor="#4579b8 [3044]"/>
                <v:line id="Straight Connector 310" o:spid="_x0000_s1047" style="position:absolute;flip:y;visibility:visible;mso-wrap-style:square" from="28386,10813" to="28386,175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BcesQAAADcAAAADwAAAGRycy9kb3ducmV2LnhtbERPy2rCQBTdC/2H4Rbc6SRaWomZSCmI&#10;wUKtj4XLS+Y2Cc3ciZmpSfv1nYXg8nDe6WowjbhS52rLCuJpBIK4sLrmUsHpuJ4sQDiPrLGxTAp+&#10;ycEqexilmGjb856uB1+KEMIuQQWV920ipSsqMuimtiUO3JftDPoAu1LqDvsQbho5i6JnabDm0FBh&#10;S28VFd+HH6Mgz3m7/eP17hx/XjZ+Xr9/PPUvSo0fh9clCE+Dv4tv7lwrmMdhfjgTjoDM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AFx6xAAAANwAAAAPAAAAAAAAAAAA&#10;AAAAAKECAABkcnMvZG93bnJldi54bWxQSwUGAAAAAAQABAD5AAAAkgMAAAAA&#10;" strokecolor="#4579b8 [3044]"/>
                <v:line id="Straight Connector 317" o:spid="_x0000_s1048" style="position:absolute;visibility:visible;mso-wrap-style:square" from="27034,8587" to="29948,8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LMOsUAAADcAAAADwAAAGRycy9kb3ducmV2LnhtbESPzWoCQRCE74G8w9ABb3FWxZ9sHEUC&#10;gmgumjxAZ6ezu7jTs5lpdfXpnUAgx6KqvqLmy8416kwh1p4NDPoZKOLC25pLA58f6+cZqCjIFhvP&#10;ZOBKEZaLx4c55tZfeE/ng5QqQTjmaKASaXOtY1GRw9j3LXHyvn1wKEmGUtuAlwR3jR5m2UQ7rDkt&#10;VNjSW0XF8XByBn5275t4/WqGMhnftsewmr3IKBrTe+pWr6CEOvkP/7U31sBoMIXfM+kI6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ALMOsUAAADcAAAADwAAAAAAAAAA&#10;AAAAAAChAgAAZHJzL2Rvd25yZXYueG1sUEsFBgAAAAAEAAQA+QAAAJMDAAAAAA==&#10;" strokecolor="#4579b8 [3044]"/>
                <v:line id="Straight Connector 66" o:spid="_x0000_s1049" style="position:absolute;visibility:visible;mso-wrap-style:square" from="27670,9223" to="29099,9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+zCsQAAADbAAAADwAAAGRycy9kb3ducmV2LnhtbESPUWvCQBCE3wv9D8cWfKuXWgwaPUUE&#10;QWxfavsD1tyaBHN76d1WY3+9Vyj4OMzMN8x82btWnSnExrOBl2EGirj0tuHKwNfn5nkCKgqyxdYz&#10;GbhShOXi8WGOhfUX/qDzXiqVIBwLNFCLdIXWsazJYRz6jjh5Rx8cSpKh0jbgJcFdq0dZlmuHDaeF&#10;Gjta11Se9j/OwPfb+zZeD+1I8vHv7hRWk6m8RmMGT/1qBkqol3v4v721BvIc/r6kH6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X7MKxAAAANsAAAAPAAAAAAAAAAAA&#10;AAAAAKECAABkcnMvZG93bnJldi54bWxQSwUGAAAAAAQABAD5AAAAkgMAAAAA&#10;" strokecolor="#4579b8 [3044]"/>
                <v:line id="Straight Connector 67" o:spid="_x0000_s1050" style="position:absolute;visibility:visible;mso-wrap-style:square" from="27034,9939" to="29942,9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MWkcQAAADbAAAADwAAAGRycy9kb3ducmV2LnhtbESPUWvCQBCE3wv9D8cKfdOLSqOmniIF&#10;Qdq+aPsD1tw2Ceb20rutxv76XkHo4zAz3zDLde9adaYQG88GxqMMFHHpbcOVgY/37XAOKgqyxdYz&#10;GbhShPXq/m6JhfUX3tP5IJVKEI4FGqhFukLrWNbkMI58R5y8Tx8cSpKh0jbgJcFdqydZlmuHDaeF&#10;Gjt6rqk8Hb6dga/Xt128HtuJ5I8/L6ewmS9kGo15GPSbJ1BCvfyHb+2dNZDP4O9L+gF6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ExaRxAAAANsAAAAPAAAAAAAAAAAA&#10;AAAAAKECAABkcnMvZG93bnJldi54bWxQSwUGAAAAAAQABAD5AAAAkgMAAAAA&#10;" strokecolor="#4579b8 [3044]"/>
                <v:line id="Straight Connector 69" o:spid="_x0000_s1051" style="position:absolute;visibility:visible;mso-wrap-style:square" from="27591,10813" to="29019,108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AneMQAAADbAAAADwAAAGRycy9kb3ducmV2LnhtbESPUWvCQBCE3wv9D8cWfKuXWgwaPUUK&#10;BbF9qfoD1tyaBHN76d1WY3+9Vyj4OMzMN8x82btWnSnExrOBl2EGirj0tuHKwH73/jwBFQXZYuuZ&#10;DFwpwnLx+DDHwvoLf9F5K5VKEI4FGqhFukLrWNbkMA59R5y8ow8OJclQaRvwkuCu1aMsy7XDhtNC&#10;jR291VSetj/OwPfH5zpeD+1I8vHv5hRWk6m8RmMGT/1qBkqol3v4v722BvIp/H1JP0Av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wCd4xAAAANsAAAAPAAAAAAAAAAAA&#10;AAAAAKECAABkcnMvZG93bnJldi54bWxQSwUGAAAAAAQABAD5AAAAkgMAAAAA&#10;" strokecolor="#4579b8 [3044]"/>
              </v:group>
            </w:pict>
          </mc:Fallback>
        </mc:AlternateContent>
      </w:r>
      <w:r w:rsidR="003207DF">
        <w:rPr>
          <w:rFonts w:asciiTheme="majorBidi" w:hAnsiTheme="majorBidi" w:cstheme="majorBidi"/>
          <w:bCs/>
        </w:rPr>
        <w:t xml:space="preserve"> </w:t>
      </w:r>
    </w:p>
    <w:p w:rsidR="00772BAA" w:rsidRDefault="00907F22" w:rsidP="00772BAA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  <w:r w:rsidRPr="00E14919">
        <w:rPr>
          <w:rFonts w:asciiTheme="majorBidi" w:hAnsiTheme="majorBidi" w:cstheme="majorBidi"/>
          <w:noProof/>
          <w:lang w:val="en-CA" w:eastAsia="en-CA"/>
        </w:rPr>
        <mc:AlternateContent>
          <mc:Choice Requires="wpg">
            <w:drawing>
              <wp:anchor distT="0" distB="0" distL="114300" distR="114300" simplePos="0" relativeHeight="252142592" behindDoc="0" locked="0" layoutInCell="1" allowOverlap="1" wp14:anchorId="0E3B9D0F" wp14:editId="2004F64F">
                <wp:simplePos x="0" y="0"/>
                <wp:positionH relativeFrom="column">
                  <wp:posOffset>1174502</wp:posOffset>
                </wp:positionH>
                <wp:positionV relativeFrom="paragraph">
                  <wp:posOffset>68850</wp:posOffset>
                </wp:positionV>
                <wp:extent cx="1938655" cy="1822860"/>
                <wp:effectExtent l="38100" t="0" r="156845" b="0"/>
                <wp:wrapNone/>
                <wp:docPr id="4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8713" cy="1822973"/>
                          <a:chOff x="0" y="154999"/>
                          <a:chExt cx="2940394" cy="2580165"/>
                        </a:xfrm>
                      </wpg:grpSpPr>
                      <wpg:grpSp>
                        <wpg:cNvPr id="41" name="Group 41"/>
                        <wpg:cNvGrpSpPr/>
                        <wpg:grpSpPr>
                          <a:xfrm rot="9600288">
                            <a:off x="667023" y="448456"/>
                            <a:ext cx="2273371" cy="2286708"/>
                            <a:chOff x="667926" y="447952"/>
                            <a:chExt cx="2273371" cy="2286708"/>
                          </a:xfrm>
                        </wpg:grpSpPr>
                        <wps:wsp>
                          <wps:cNvPr id="42" name="Rounded Rectangle 42"/>
                          <wps:cNvSpPr/>
                          <wps:spPr>
                            <a:xfrm>
                              <a:off x="667926" y="447952"/>
                              <a:ext cx="2232248" cy="1512168"/>
                            </a:xfrm>
                            <a:prstGeom prst="roundRect">
                              <a:avLst/>
                            </a:prstGeom>
                            <a:scene3d>
                              <a:camera prst="isometricBottomDown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D7954" w:rsidRDefault="004D7954" w:rsidP="00E14919"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Rounded Rectangle 43"/>
                          <wps:cNvSpPr/>
                          <wps:spPr>
                            <a:xfrm>
                              <a:off x="702576" y="1070152"/>
                              <a:ext cx="2232246" cy="1512167"/>
                            </a:xfrm>
                            <a:prstGeom prst="roundRect">
                              <a:avLst/>
                            </a:prstGeom>
                            <a:scene3d>
                              <a:camera prst="isometricBottomDown"/>
                              <a:lightRig rig="threePt" dir="t"/>
                            </a:scene3d>
                            <a:sp3d extrusionH="46990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D7954" w:rsidRDefault="004D7954" w:rsidP="00E14919"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Rounded Rectangle 45"/>
                          <wps:cNvSpPr/>
                          <wps:spPr>
                            <a:xfrm>
                              <a:off x="709051" y="1222495"/>
                              <a:ext cx="2232246" cy="1512165"/>
                            </a:xfrm>
                            <a:prstGeom prst="roundRect">
                              <a:avLst/>
                            </a:prstGeom>
                            <a:scene3d>
                              <a:camera prst="isometricBottomDown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D7954" w:rsidRDefault="004D7954" w:rsidP="00E14919"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6" name="Straight Connector 46"/>
                        <wps:cNvCnPr/>
                        <wps:spPr>
                          <a:xfrm flipH="1">
                            <a:off x="0" y="369332"/>
                            <a:ext cx="720080" cy="864096"/>
                          </a:xfrm>
                          <a:prstGeom prst="line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Straight Connector 48"/>
                        <wps:cNvCnPr/>
                        <wps:spPr>
                          <a:xfrm flipH="1" flipV="1">
                            <a:off x="1247914" y="412073"/>
                            <a:ext cx="1653397" cy="288032"/>
                          </a:xfrm>
                          <a:prstGeom prst="line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TextBox 18"/>
                        <wps:cNvSpPr txBox="1"/>
                        <wps:spPr>
                          <a:xfrm>
                            <a:off x="173297" y="552720"/>
                            <a:ext cx="287898" cy="52375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txbx>
                          <w:txbxContent>
                            <w:p w:rsidR="004D7954" w:rsidRDefault="004D7954" w:rsidP="00E1491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0" name="TextBox 20"/>
                        <wps:cNvSpPr txBox="1"/>
                        <wps:spPr>
                          <a:xfrm>
                            <a:off x="1705021" y="154999"/>
                            <a:ext cx="418468" cy="52252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txbx>
                          <w:txbxContent>
                            <w:p w:rsidR="004D7954" w:rsidRDefault="004D7954" w:rsidP="00E1491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b</w:t>
                              </w:r>
                              <w:proofErr w:type="gramEnd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1" o:spid="_x0000_s1052" style="position:absolute;left:0;text-align:left;margin-left:92.5pt;margin-top:5.4pt;width:152.65pt;height:143.55pt;z-index:252142592;mso-width-relative:margin;mso-height-relative:margin" coordorigin=",1549" coordsize="29403,25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">
                <v:group id="Group 41" o:spid="_x0000_s1053" style="position:absolute;left:6670;top:4484;width:22733;height:22867;rotation:10486075fd" coordorigin="6679,4479" coordsize="22733,228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nprOHCAAAA2wAAAA8A&#10;AAAAAAAAAAAAAAAAqgIAAGRycy9kb3ducmV2LnhtbFBLBQYAAAAABAAEAPoAAACZAwAAAAA=&#10;">
                  <v:roundrect id="Rounded Rectangle 42" o:spid="_x0000_s1054" style="position:absolute;left:6679;top:4479;width:22322;height:1512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KnL74A&#10;AADbAAAADwAAAGRycy9kb3ducmV2LnhtbESPzQrCMBCE74LvEFbwIpr6g2g1igj+XK0+wNKsbbHZ&#10;lCbV+vZGEDwOM/MNs962phRPql1hWcF4FIEgTq0uOFNwux6GCxDOI2ssLZOCNznYbrqdNcbavvhC&#10;z8RnIkDYxagg976KpXRpTgbdyFbEwbvb2qAPss6krvEV4KaUkyiaS4MFh4UcK9rnlD6SxihYNqd3&#10;Usj79Ip+0BzJLhPMtFL9XrtbgfDU+n/41z5rBbMJfL+EHyA3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Rypy++AAAA2wAAAA8AAAAAAAAAAAAAAAAAmAIAAGRycy9kb3ducmV2&#10;LnhtbFBLBQYAAAAABAAEAPUAAACDAwAAAAA=&#10;" fillcolor="#4f81bd [3204]" strokecolor="#243f60 [1604]" strokeweight="2pt">
                    <v:textbox>
                      <w:txbxContent>
                        <w:p w:rsidR="004D7954" w:rsidRDefault="004D7954" w:rsidP="00E14919"/>
                      </w:txbxContent>
                    </v:textbox>
                  </v:roundrect>
                  <v:roundrect id="Rounded Rectangle 43" o:spid="_x0000_s1055" style="position:absolute;left:7025;top:10701;width:22323;height:1512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4CtL4A&#10;AADbAAAADwAAAGRycy9kb3ducmV2LnhtbESPzQrCMBCE74LvEFbwIpr6g2g1igj+XK0+wNKsbbHZ&#10;lCbV+vZGEDwOM/MNs962phRPql1hWcF4FIEgTq0uOFNwux6GCxDOI2ssLZOCNznYbrqdNcbavvhC&#10;z8RnIkDYxagg976KpXRpTgbdyFbEwbvb2qAPss6krvEV4KaUkyiaS4MFh4UcK9rnlD6SxihYNqd3&#10;Usj79Ip+0BzJLhPMtFL9XrtbgfDU+n/41z5rBbMpfL+EHyA3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s+ArS+AAAA2wAAAA8AAAAAAAAAAAAAAAAAmAIAAGRycy9kb3ducmV2&#10;LnhtbFBLBQYAAAAABAAEAPUAAACDAwAAAAA=&#10;" fillcolor="#4f81bd [3204]" strokecolor="#243f60 [1604]" strokeweight="2pt">
                    <v:textbox>
                      <w:txbxContent>
                        <w:p w:rsidR="004D7954" w:rsidRDefault="004D7954" w:rsidP="00E14919"/>
                      </w:txbxContent>
                    </v:textbox>
                  </v:roundrect>
                  <v:roundrect id="Rounded Rectangle 45" o:spid="_x0000_s1056" style="position:absolute;left:7090;top:12224;width:22322;height:1512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s/W78A&#10;AADbAAAADwAAAGRycy9kb3ducmV2LnhtbESP3YrCMBSE7wXfIRzBG9HUX7QaRYRVb219gENzbIvN&#10;SWlSrW+/WVjwcpiZb5jdoTOVeFHjSssKppMIBHFmdcm5gnv6M16DcB5ZY2WZFHzIwWHf7+0w1vbN&#10;N3olPhcBwi5GBYX3dSylywoy6Ca2Jg7ewzYGfZBNLnWD7wA3lZxF0UoaLDksFFjTqaDsmbRGwaa9&#10;fJJSPuYp+lF7JrtJMNdKDQfdcQvCU+e/4f/2VStYLOHvS/gBcv8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rmz9bvwAAANsAAAAPAAAAAAAAAAAAAAAAAJgCAABkcnMvZG93bnJl&#10;di54bWxQSwUGAAAAAAQABAD1AAAAhAMAAAAA&#10;" fillcolor="#4f81bd [3204]" strokecolor="#243f60 [1604]" strokeweight="2pt">
                    <v:textbox>
                      <w:txbxContent>
                        <w:p w:rsidR="004D7954" w:rsidRDefault="004D7954" w:rsidP="00E14919"/>
                      </w:txbxContent>
                    </v:textbox>
                  </v:roundrect>
                </v:group>
                <v:line id="Straight Connector 46" o:spid="_x0000_s1057" style="position:absolute;flip:x;visibility:visible;mso-wrap-style:square" from="0,3693" to="7200,12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WCQ8QAAADbAAAADwAAAGRycy9kb3ducmV2LnhtbESP3YrCMBSE74V9h3AWvJE1VaQs1SjL&#10;ij+Igqv7AMfm2Babk9LEWt/eCIKXw8x8w0xmrSlFQ7UrLCsY9CMQxKnVBWcK/o+Lr28QziNrLC2T&#10;gjs5mE0/OhNMtL3xHzUHn4kAYZeggtz7KpHSpTkZdH1bEQfvbGuDPsg6k7rGW4CbUg6jKJYGCw4L&#10;OVb0m1N6OVyNgsXJLZv9dhTvN9lqW/R28/PFHpXqfrY/YxCeWv8Ov9prrWAUw/NL+AFy+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pYJDxAAAANsAAAAPAAAAAAAAAAAA&#10;AAAAAKECAABkcnMvZG93bnJldi54bWxQSwUGAAAAAAQABAD5AAAAkgMAAAAA&#10;" strokecolor="#4579b8 [3044]">
                  <v:stroke startarrow="block" endarrow="block"/>
                </v:line>
                <v:line id="Straight Connector 48" o:spid="_x0000_s1058" style="position:absolute;flip:x y;visibility:visible;mso-wrap-style:square" from="12479,4120" to="29013,7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zo+GsAAAADbAAAADwAAAGRycy9kb3ducmV2LnhtbERPTWvCQBC9F/wPywheim4qpZToKloo&#10;CJ6aFryO2TGJZmfT3VWTf+8cCj0+3vdy3btW3SjExrOBl1kGirj0tuHKwM/35/QdVEzIFlvPZGCg&#10;COvV6GmJufV3/qJbkSolIRxzNFCn1OVax7Imh3HmO2LhTj44TAJDpW3Au4S7Vs+z7E07bFgaauzo&#10;o6byUlydlGx3h2tW0Dkchuej3/dDW/wOxkzG/WYBKlGf/sV/7p018Cpj5Yv8AL1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86PhrAAAAA2wAAAA8AAAAAAAAAAAAAAAAA&#10;oQIAAGRycy9kb3ducmV2LnhtbFBLBQYAAAAABAAEAPkAAACOAwAAAAA=&#10;" strokecolor="#4579b8 [3044]">
                  <v:stroke startarrow="block" endarrow="block"/>
                </v:line>
                <v:shape id="TextBox 18" o:spid="_x0000_s1059" type="#_x0000_t202" style="position:absolute;left:1732;top:5527;width:2879;height:5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7zdsIA&#10;AADbAAAADwAAAGRycy9kb3ducmV2LnhtbESPQYvCMBSE74L/IbwFb5quiLjVKCoUuqwXdfH8bJ5t&#10;sXkJTdTuv98IgsdhZr5hFqvONOJOra8tK/gcJSCIC6trLhX8HrPhDIQPyBoby6Tgjzyslv3eAlNt&#10;H7yn+yGUIkLYp6igCsGlUvqiIoN+ZB1x9C62NRiibEupW3xEuGnkOEmm0mDNcaFCR9uKiuvhZhRM&#10;3cltbuPvTv9kO2wmmZX5OVdq8NGt5yACdeEdfrVzrWDyBc8v8QfI5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LvN2wgAAANsAAAAPAAAAAAAAAAAAAAAAAJgCAABkcnMvZG93&#10;bnJldi54bWxQSwUGAAAAAAQABAD1AAAAhwMAAAAA&#10;" fillcolor="white [3212]" stroked="f">
                  <v:textbox style="mso-fit-shape-to-text:t">
                    <w:txbxContent>
                      <w:p w:rsidR="004D7954" w:rsidRDefault="004D7954" w:rsidP="00E1491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a</w:t>
                        </w:r>
                      </w:p>
                    </w:txbxContent>
                  </v:textbox>
                </v:shape>
                <v:shape id="TextBox 20" o:spid="_x0000_s1060" type="#_x0000_t202" style="position:absolute;left:17050;top:1549;width:4184;height:52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3MNsEA&#10;AADbAAAADwAAAGRycy9kb3ducmV2LnhtbERPz2vCMBS+C/4P4Q12s+lkinRNyxwUOtzFKju/NW9t&#10;WfMSmqjdf78cBh4/vt95OZtRXGnyg2UFT0kKgri1euBOwflUrXYgfEDWOFomBb/koSyWixwzbW98&#10;pGsTOhFD2GeooA/BZVL6tieDPrGOOHLfdjIYIpw6qSe8xXAzynWabqXBgWNDj47eemp/motRsHWf&#10;bn9Zv8/6UH3g+FxZWX/VSj0+zK8vIALN4S7+d9dawSauj1/iD5DF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7NzDbBAAAA2wAAAA8AAAAAAAAAAAAAAAAAmAIAAGRycy9kb3du&#10;cmV2LnhtbFBLBQYAAAAABAAEAPUAAACGAwAAAAA=&#10;" fillcolor="white [3212]" stroked="f">
                  <v:textbox style="mso-fit-shape-to-text:t">
                    <w:txbxContent>
                      <w:p w:rsidR="004D7954" w:rsidRDefault="004D7954" w:rsidP="00E1491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72BAA" w:rsidRDefault="00772BAA" w:rsidP="00772BAA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</w:p>
    <w:p w:rsidR="00772BAA" w:rsidRDefault="00AC63D2" w:rsidP="00772BAA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38B1751A" wp14:editId="0AE631C0">
                <wp:simplePos x="0" y="0"/>
                <wp:positionH relativeFrom="column">
                  <wp:posOffset>3623531</wp:posOffset>
                </wp:positionH>
                <wp:positionV relativeFrom="paragraph">
                  <wp:posOffset>15185</wp:posOffset>
                </wp:positionV>
                <wp:extent cx="0" cy="211786"/>
                <wp:effectExtent l="76200" t="38100" r="57150" b="55245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786"/>
                        </a:xfrm>
                        <a:prstGeom prst="line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9" o:spid="_x0000_s1026" style="position:absolute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3pt,1.2pt" to="285.3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" strokecolor="#4579b8 [3044]">
                <v:stroke startarrow="block" endarrow="block"/>
              </v:line>
            </w:pict>
          </mc:Fallback>
        </mc:AlternateContent>
      </w:r>
    </w:p>
    <w:p w:rsidR="00772BAA" w:rsidRDefault="00772BAA" w:rsidP="00772BAA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</w:p>
    <w:p w:rsidR="00772BAA" w:rsidRDefault="00772BAA" w:rsidP="00772BAA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</w:p>
    <w:p w:rsidR="00772BAA" w:rsidRDefault="00772BAA" w:rsidP="00772BAA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</w:p>
    <w:p w:rsidR="00772BAA" w:rsidRDefault="00772BAA" w:rsidP="00772BAA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</w:p>
    <w:p w:rsidR="00772BAA" w:rsidRDefault="00AC63D2" w:rsidP="00772BAA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3C0F5B48" wp14:editId="342DAC67">
                <wp:simplePos x="0" y="0"/>
                <wp:positionH relativeFrom="column">
                  <wp:posOffset>3623669</wp:posOffset>
                </wp:positionH>
                <wp:positionV relativeFrom="paragraph">
                  <wp:posOffset>15240</wp:posOffset>
                </wp:positionV>
                <wp:extent cx="0" cy="204691"/>
                <wp:effectExtent l="76200" t="38100" r="57150" b="62230"/>
                <wp:wrapNone/>
                <wp:docPr id="288" name="Straight Connector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691"/>
                        </a:xfrm>
                        <a:prstGeom prst="line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8" o:spid="_x0000_s1026" style="position:absolute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.35pt,1.2pt" to="285.3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" strokecolor="#4579b8 [3044]">
                <v:stroke startarrow="block" endarrow="block"/>
              </v:line>
            </w:pict>
          </mc:Fallback>
        </mc:AlternateContent>
      </w:r>
    </w:p>
    <w:p w:rsidR="00772BAA" w:rsidRPr="0017628F" w:rsidRDefault="00295F3E" w:rsidP="0017628F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573BBDB0" wp14:editId="29E8F3B6">
                <wp:simplePos x="0" y="0"/>
                <wp:positionH relativeFrom="column">
                  <wp:posOffset>5007196</wp:posOffset>
                </wp:positionH>
                <wp:positionV relativeFrom="paragraph">
                  <wp:posOffset>44671</wp:posOffset>
                </wp:positionV>
                <wp:extent cx="0" cy="143455"/>
                <wp:effectExtent l="0" t="0" r="19050" b="9525"/>
                <wp:wrapNone/>
                <wp:docPr id="305" name="Straight Connector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4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5" o:spid="_x0000_s1026" style="position:absolute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4.25pt,3.5pt" to="394.2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" strokecolor="#4579b8 [3044]"/>
            </w:pict>
          </mc:Fallback>
        </mc:AlternateContent>
      </w:r>
    </w:p>
    <w:p w:rsidR="00772BAA" w:rsidRDefault="00772BAA" w:rsidP="00772BAA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</w:p>
    <w:p w:rsidR="00772BAA" w:rsidRDefault="00772BAA" w:rsidP="00772BAA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</w:p>
    <w:p w:rsidR="00772BAA" w:rsidRPr="0017628F" w:rsidRDefault="00772BAA" w:rsidP="0017628F">
      <w:pPr>
        <w:tabs>
          <w:tab w:val="left" w:pos="0"/>
          <w:tab w:val="left" w:pos="90"/>
        </w:tabs>
        <w:rPr>
          <w:rFonts w:asciiTheme="majorBidi" w:hAnsiTheme="majorBidi" w:cstheme="majorBidi"/>
        </w:rPr>
      </w:pPr>
    </w:p>
    <w:p w:rsidR="00D01541" w:rsidRDefault="00907F22" w:rsidP="00907F22">
      <w:pPr>
        <w:pStyle w:val="ListParagraph"/>
        <w:numPr>
          <w:ilvl w:val="0"/>
          <w:numId w:val="33"/>
        </w:numPr>
        <w:tabs>
          <w:tab w:val="left" w:pos="0"/>
          <w:tab w:val="left" w:pos="90"/>
        </w:tabs>
        <w:contextualSpacing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Cs/>
        </w:rPr>
        <w:t>Find the capacitance of the clumsy capacitor</w:t>
      </w:r>
      <w:r w:rsidR="004B11F3">
        <w:rPr>
          <w:rFonts w:asciiTheme="majorBidi" w:hAnsiTheme="majorBidi" w:cstheme="majorBidi"/>
          <w:bCs/>
        </w:rPr>
        <w:t xml:space="preserve"> (7</w:t>
      </w:r>
      <w:r w:rsidR="004D7954">
        <w:rPr>
          <w:rFonts w:asciiTheme="majorBidi" w:hAnsiTheme="majorBidi" w:cstheme="majorBidi"/>
          <w:bCs/>
        </w:rPr>
        <w:t xml:space="preserve"> marks)</w:t>
      </w:r>
      <w:r>
        <w:rPr>
          <w:rFonts w:asciiTheme="majorBidi" w:hAnsiTheme="majorBidi" w:cstheme="majorBidi"/>
          <w:bCs/>
        </w:rPr>
        <w:t>.</w:t>
      </w:r>
    </w:p>
    <w:p w:rsidR="00772BAA" w:rsidRDefault="00772BAA" w:rsidP="00772BAA">
      <w:pPr>
        <w:tabs>
          <w:tab w:val="left" w:pos="0"/>
          <w:tab w:val="left" w:pos="90"/>
        </w:tabs>
        <w:rPr>
          <w:rFonts w:asciiTheme="majorBidi" w:hAnsiTheme="majorBidi" w:cstheme="majorBidi"/>
        </w:rPr>
      </w:pPr>
    </w:p>
    <w:p w:rsidR="00772BAA" w:rsidRDefault="00A96B08" w:rsidP="00772BAA">
      <w:pPr>
        <w:tabs>
          <w:tab w:val="left" w:pos="0"/>
          <w:tab w:val="left" w:pos="90"/>
        </w:tabs>
        <w:rPr>
          <w:rFonts w:asciiTheme="majorBidi" w:hAnsiTheme="majorBidi" w:cstheme="majorBidi"/>
        </w:rPr>
      </w:pP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1FBFAFD" wp14:editId="2AD88C29">
                <wp:simplePos x="0" y="0"/>
                <wp:positionH relativeFrom="column">
                  <wp:posOffset>5114925</wp:posOffset>
                </wp:positionH>
                <wp:positionV relativeFrom="paragraph">
                  <wp:posOffset>58420</wp:posOffset>
                </wp:positionV>
                <wp:extent cx="941070" cy="443230"/>
                <wp:effectExtent l="0" t="0" r="11430" b="13970"/>
                <wp:wrapNone/>
                <wp:docPr id="29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1070" cy="4432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402.75pt;margin-top:4.6pt;width:74.1pt;height:34.9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" filled="f" strokecolor="black [3213]">
                <v:path arrowok="t"/>
              </v:rect>
            </w:pict>
          </mc:Fallback>
        </mc:AlternateContent>
      </w:r>
    </w:p>
    <w:p w:rsidR="00772BAA" w:rsidRDefault="00772BAA" w:rsidP="00772BAA">
      <w:pPr>
        <w:tabs>
          <w:tab w:val="left" w:pos="0"/>
          <w:tab w:val="left" w:pos="90"/>
        </w:tabs>
        <w:rPr>
          <w:rFonts w:asciiTheme="majorBidi" w:hAnsiTheme="majorBidi" w:cstheme="majorBidi"/>
        </w:rPr>
      </w:pPr>
    </w:p>
    <w:p w:rsidR="00772BAA" w:rsidRDefault="00772BAA" w:rsidP="00772BAA">
      <w:pPr>
        <w:tabs>
          <w:tab w:val="left" w:pos="0"/>
          <w:tab w:val="left" w:pos="90"/>
        </w:tabs>
        <w:rPr>
          <w:rFonts w:asciiTheme="majorBidi" w:hAnsiTheme="majorBidi" w:cstheme="majorBidi"/>
        </w:rPr>
      </w:pPr>
    </w:p>
    <w:p w:rsidR="00772BAA" w:rsidRPr="00772BAA" w:rsidRDefault="00772BAA" w:rsidP="00772BAA">
      <w:pPr>
        <w:tabs>
          <w:tab w:val="left" w:pos="0"/>
          <w:tab w:val="left" w:pos="90"/>
        </w:tabs>
        <w:rPr>
          <w:rFonts w:asciiTheme="majorBidi" w:hAnsiTheme="majorBidi" w:cstheme="majorBidi"/>
        </w:rPr>
      </w:pPr>
    </w:p>
    <w:p w:rsidR="00772BAA" w:rsidRPr="00907F22" w:rsidRDefault="00772BAA" w:rsidP="00907F22">
      <w:pPr>
        <w:tabs>
          <w:tab w:val="left" w:pos="0"/>
          <w:tab w:val="left" w:pos="90"/>
        </w:tabs>
        <w:rPr>
          <w:rFonts w:asciiTheme="majorBidi" w:hAnsiTheme="majorBidi" w:cstheme="majorBidi"/>
        </w:rPr>
      </w:pPr>
    </w:p>
    <w:p w:rsidR="00A16222" w:rsidRDefault="00A16222" w:rsidP="00907F22">
      <w:pPr>
        <w:tabs>
          <w:tab w:val="left" w:pos="0"/>
          <w:tab w:val="left" w:pos="90"/>
        </w:tabs>
        <w:rPr>
          <w:rFonts w:asciiTheme="majorBidi" w:hAnsiTheme="majorBidi" w:cstheme="majorBidi"/>
        </w:rPr>
      </w:pPr>
    </w:p>
    <w:p w:rsidR="00A16222" w:rsidRDefault="00A16222" w:rsidP="00907F22">
      <w:pPr>
        <w:tabs>
          <w:tab w:val="left" w:pos="0"/>
          <w:tab w:val="left" w:pos="90"/>
        </w:tabs>
        <w:rPr>
          <w:rFonts w:asciiTheme="majorBidi" w:hAnsiTheme="majorBidi" w:cstheme="majorBidi"/>
        </w:rPr>
      </w:pPr>
    </w:p>
    <w:p w:rsidR="00A16222" w:rsidRDefault="00A16222" w:rsidP="00907F22">
      <w:pPr>
        <w:tabs>
          <w:tab w:val="left" w:pos="0"/>
          <w:tab w:val="left" w:pos="90"/>
        </w:tabs>
        <w:rPr>
          <w:rFonts w:asciiTheme="majorBidi" w:hAnsiTheme="majorBidi" w:cstheme="majorBidi"/>
        </w:rPr>
      </w:pPr>
    </w:p>
    <w:p w:rsidR="00A16222" w:rsidRDefault="00A16222" w:rsidP="00907F22">
      <w:pPr>
        <w:tabs>
          <w:tab w:val="left" w:pos="0"/>
          <w:tab w:val="left" w:pos="90"/>
        </w:tabs>
        <w:rPr>
          <w:rFonts w:asciiTheme="majorBidi" w:hAnsiTheme="majorBidi" w:cstheme="majorBidi"/>
        </w:rPr>
      </w:pPr>
    </w:p>
    <w:p w:rsidR="00A16222" w:rsidRDefault="00A16222" w:rsidP="00907F22">
      <w:pPr>
        <w:tabs>
          <w:tab w:val="left" w:pos="0"/>
          <w:tab w:val="left" w:pos="90"/>
        </w:tabs>
        <w:rPr>
          <w:rFonts w:asciiTheme="majorBidi" w:hAnsiTheme="majorBidi" w:cstheme="majorBidi"/>
        </w:rPr>
      </w:pPr>
    </w:p>
    <w:p w:rsidR="00A16222" w:rsidRDefault="00A16222" w:rsidP="00907F22">
      <w:pPr>
        <w:tabs>
          <w:tab w:val="left" w:pos="0"/>
          <w:tab w:val="left" w:pos="90"/>
        </w:tabs>
        <w:rPr>
          <w:rFonts w:asciiTheme="majorBidi" w:hAnsiTheme="majorBidi" w:cstheme="majorBidi"/>
        </w:rPr>
      </w:pPr>
    </w:p>
    <w:p w:rsidR="00A16222" w:rsidRDefault="00A16222" w:rsidP="00907F22">
      <w:pPr>
        <w:tabs>
          <w:tab w:val="left" w:pos="0"/>
          <w:tab w:val="left" w:pos="90"/>
        </w:tabs>
        <w:rPr>
          <w:rFonts w:asciiTheme="majorBidi" w:hAnsiTheme="majorBidi" w:cstheme="majorBidi"/>
        </w:rPr>
      </w:pPr>
    </w:p>
    <w:p w:rsidR="00907F22" w:rsidRDefault="00907F22" w:rsidP="00907F22">
      <w:pPr>
        <w:tabs>
          <w:tab w:val="left" w:pos="0"/>
          <w:tab w:val="left" w:pos="90"/>
        </w:tabs>
        <w:rPr>
          <w:rFonts w:asciiTheme="majorBidi" w:hAnsiTheme="majorBidi" w:cstheme="majorBidi"/>
        </w:rPr>
      </w:pPr>
      <w:r w:rsidRPr="00907F22">
        <w:rPr>
          <w:rFonts w:asciiTheme="majorBidi" w:hAnsiTheme="majorBidi" w:cstheme="majorBidi"/>
        </w:rPr>
        <w:t>The capacitor is no</w:t>
      </w:r>
      <w:r w:rsidR="00257D6D">
        <w:rPr>
          <w:rFonts w:asciiTheme="majorBidi" w:hAnsiTheme="majorBidi" w:cstheme="majorBidi"/>
        </w:rPr>
        <w:t>w charged across a 20 V battery. W</w:t>
      </w:r>
      <w:r w:rsidRPr="00907F22">
        <w:rPr>
          <w:rFonts w:asciiTheme="majorBidi" w:hAnsiTheme="majorBidi" w:cstheme="majorBidi"/>
        </w:rPr>
        <w:t xml:space="preserve">hile connected to the </w:t>
      </w:r>
      <w:r>
        <w:rPr>
          <w:rFonts w:asciiTheme="majorBidi" w:hAnsiTheme="majorBidi" w:cstheme="majorBidi"/>
        </w:rPr>
        <w:t xml:space="preserve">battery find </w:t>
      </w:r>
    </w:p>
    <w:p w:rsidR="00907F22" w:rsidRDefault="00907F22" w:rsidP="00907F22">
      <w:pPr>
        <w:tabs>
          <w:tab w:val="left" w:pos="0"/>
          <w:tab w:val="left" w:pos="90"/>
        </w:tabs>
        <w:rPr>
          <w:rFonts w:asciiTheme="majorBidi" w:hAnsiTheme="majorBidi" w:cstheme="majorBidi"/>
        </w:rPr>
      </w:pPr>
    </w:p>
    <w:p w:rsidR="00907F22" w:rsidRPr="00907F22" w:rsidRDefault="00907F22" w:rsidP="00907F22">
      <w:pPr>
        <w:pStyle w:val="ListParagraph"/>
        <w:numPr>
          <w:ilvl w:val="0"/>
          <w:numId w:val="33"/>
        </w:numPr>
        <w:tabs>
          <w:tab w:val="left" w:pos="0"/>
          <w:tab w:val="left" w:pos="9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potential difference across the titanium </w:t>
      </w:r>
      <w:r w:rsidR="002F4508">
        <w:rPr>
          <w:rFonts w:asciiTheme="majorBidi" w:hAnsiTheme="majorBidi" w:cstheme="majorBidi"/>
        </w:rPr>
        <w:t xml:space="preserve">dioxide </w:t>
      </w:r>
      <w:r w:rsidR="004B11F3">
        <w:rPr>
          <w:rFonts w:asciiTheme="majorBidi" w:hAnsiTheme="majorBidi" w:cstheme="majorBidi"/>
        </w:rPr>
        <w:t>(7</w:t>
      </w:r>
      <w:r w:rsidR="004D7954">
        <w:rPr>
          <w:rFonts w:asciiTheme="majorBidi" w:hAnsiTheme="majorBidi" w:cstheme="majorBidi"/>
        </w:rPr>
        <w:t xml:space="preserve"> marks )</w:t>
      </w:r>
    </w:p>
    <w:p w:rsidR="0017628F" w:rsidRDefault="00A16222" w:rsidP="0017628F">
      <w:pPr>
        <w:pStyle w:val="ListParagraph"/>
        <w:tabs>
          <w:tab w:val="left" w:pos="0"/>
          <w:tab w:val="left" w:pos="90"/>
        </w:tabs>
        <w:contextualSpacing w:val="0"/>
        <w:rPr>
          <w:rFonts w:asciiTheme="majorBidi" w:hAnsiTheme="majorBidi" w:cstheme="majorBidi"/>
          <w:bCs/>
          <w:color w:val="000000" w:themeColor="text1"/>
        </w:rPr>
      </w:pP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16F204B3" wp14:editId="5DAB11BB">
                <wp:simplePos x="0" y="0"/>
                <wp:positionH relativeFrom="column">
                  <wp:posOffset>5012690</wp:posOffset>
                </wp:positionH>
                <wp:positionV relativeFrom="paragraph">
                  <wp:posOffset>122555</wp:posOffset>
                </wp:positionV>
                <wp:extent cx="941070" cy="443230"/>
                <wp:effectExtent l="0" t="0" r="11430" b="13970"/>
                <wp:wrapNone/>
                <wp:docPr id="29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1070" cy="4432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394.7pt;margin-top:9.65pt;width:74.1pt;height:34.9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" filled="f" strokecolor="black [3213]">
                <v:path arrowok="t"/>
              </v:rect>
            </w:pict>
          </mc:Fallback>
        </mc:AlternateContent>
      </w:r>
    </w:p>
    <w:p w:rsidR="0017628F" w:rsidRDefault="0017628F" w:rsidP="0017628F">
      <w:pPr>
        <w:pStyle w:val="ListParagraph"/>
        <w:tabs>
          <w:tab w:val="left" w:pos="0"/>
          <w:tab w:val="left" w:pos="90"/>
        </w:tabs>
        <w:contextualSpacing w:val="0"/>
        <w:rPr>
          <w:rFonts w:asciiTheme="majorBidi" w:hAnsiTheme="majorBidi" w:cstheme="majorBidi"/>
          <w:bCs/>
          <w:color w:val="000000" w:themeColor="text1"/>
        </w:rPr>
      </w:pPr>
    </w:p>
    <w:p w:rsidR="0017628F" w:rsidRDefault="0017628F" w:rsidP="0017628F">
      <w:pPr>
        <w:pStyle w:val="ListParagraph"/>
        <w:tabs>
          <w:tab w:val="left" w:pos="0"/>
          <w:tab w:val="left" w:pos="90"/>
        </w:tabs>
        <w:contextualSpacing w:val="0"/>
        <w:rPr>
          <w:rFonts w:asciiTheme="majorBidi" w:hAnsiTheme="majorBidi" w:cstheme="majorBidi"/>
          <w:bCs/>
          <w:color w:val="000000" w:themeColor="text1"/>
        </w:rPr>
      </w:pPr>
    </w:p>
    <w:p w:rsidR="0017628F" w:rsidRDefault="0017628F" w:rsidP="0017628F">
      <w:pPr>
        <w:pStyle w:val="ListParagraph"/>
        <w:tabs>
          <w:tab w:val="left" w:pos="0"/>
          <w:tab w:val="left" w:pos="90"/>
        </w:tabs>
        <w:contextualSpacing w:val="0"/>
        <w:rPr>
          <w:rFonts w:asciiTheme="majorBidi" w:hAnsiTheme="majorBidi" w:cstheme="majorBidi"/>
          <w:bCs/>
          <w:color w:val="000000" w:themeColor="text1"/>
        </w:rPr>
      </w:pPr>
    </w:p>
    <w:p w:rsidR="0017628F" w:rsidRDefault="0017628F" w:rsidP="0017628F">
      <w:pPr>
        <w:pStyle w:val="ListParagraph"/>
        <w:tabs>
          <w:tab w:val="left" w:pos="0"/>
          <w:tab w:val="left" w:pos="90"/>
        </w:tabs>
        <w:contextualSpacing w:val="0"/>
        <w:rPr>
          <w:rFonts w:asciiTheme="majorBidi" w:hAnsiTheme="majorBidi" w:cstheme="majorBidi"/>
          <w:bCs/>
          <w:color w:val="000000" w:themeColor="text1"/>
        </w:rPr>
      </w:pPr>
    </w:p>
    <w:p w:rsidR="0017628F" w:rsidRDefault="0017628F" w:rsidP="0017628F">
      <w:pPr>
        <w:pStyle w:val="ListParagraph"/>
        <w:tabs>
          <w:tab w:val="left" w:pos="0"/>
          <w:tab w:val="left" w:pos="90"/>
        </w:tabs>
        <w:contextualSpacing w:val="0"/>
        <w:rPr>
          <w:rFonts w:asciiTheme="majorBidi" w:hAnsiTheme="majorBidi" w:cstheme="majorBidi"/>
          <w:bCs/>
          <w:color w:val="000000" w:themeColor="text1"/>
        </w:rPr>
      </w:pPr>
    </w:p>
    <w:p w:rsidR="0017628F" w:rsidRDefault="0017628F" w:rsidP="0017628F">
      <w:pPr>
        <w:pStyle w:val="ListParagraph"/>
        <w:tabs>
          <w:tab w:val="left" w:pos="0"/>
          <w:tab w:val="left" w:pos="90"/>
        </w:tabs>
        <w:contextualSpacing w:val="0"/>
        <w:rPr>
          <w:rFonts w:asciiTheme="majorBidi" w:hAnsiTheme="majorBidi" w:cstheme="majorBidi"/>
          <w:bCs/>
          <w:color w:val="000000" w:themeColor="text1"/>
        </w:rPr>
      </w:pPr>
    </w:p>
    <w:p w:rsidR="00A16222" w:rsidRDefault="00A16222" w:rsidP="0017628F">
      <w:pPr>
        <w:pStyle w:val="ListParagraph"/>
        <w:tabs>
          <w:tab w:val="left" w:pos="0"/>
          <w:tab w:val="left" w:pos="90"/>
        </w:tabs>
        <w:contextualSpacing w:val="0"/>
        <w:rPr>
          <w:rFonts w:asciiTheme="majorBidi" w:hAnsiTheme="majorBidi" w:cstheme="majorBidi"/>
          <w:bCs/>
          <w:color w:val="000000" w:themeColor="text1"/>
        </w:rPr>
      </w:pPr>
    </w:p>
    <w:p w:rsidR="0017628F" w:rsidRDefault="0017628F" w:rsidP="0017628F">
      <w:pPr>
        <w:pStyle w:val="ListParagraph"/>
        <w:tabs>
          <w:tab w:val="left" w:pos="0"/>
          <w:tab w:val="left" w:pos="90"/>
        </w:tabs>
        <w:contextualSpacing w:val="0"/>
        <w:rPr>
          <w:rFonts w:asciiTheme="majorBidi" w:hAnsiTheme="majorBidi" w:cstheme="majorBidi"/>
          <w:bCs/>
          <w:color w:val="000000" w:themeColor="text1"/>
        </w:rPr>
      </w:pPr>
    </w:p>
    <w:p w:rsidR="0017628F" w:rsidRDefault="0017628F" w:rsidP="0017628F">
      <w:pPr>
        <w:pStyle w:val="ListParagraph"/>
        <w:tabs>
          <w:tab w:val="left" w:pos="0"/>
          <w:tab w:val="left" w:pos="90"/>
        </w:tabs>
        <w:contextualSpacing w:val="0"/>
        <w:rPr>
          <w:rFonts w:asciiTheme="majorBidi" w:hAnsiTheme="majorBidi" w:cstheme="majorBidi"/>
          <w:bCs/>
          <w:color w:val="000000" w:themeColor="text1"/>
        </w:rPr>
      </w:pPr>
    </w:p>
    <w:p w:rsidR="00D01541" w:rsidRPr="00772BAA" w:rsidRDefault="00907F22" w:rsidP="00907F22">
      <w:pPr>
        <w:pStyle w:val="ListParagraph"/>
        <w:numPr>
          <w:ilvl w:val="0"/>
          <w:numId w:val="33"/>
        </w:numPr>
        <w:tabs>
          <w:tab w:val="left" w:pos="0"/>
          <w:tab w:val="left" w:pos="90"/>
        </w:tabs>
        <w:contextualSpacing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Cs/>
          <w:color w:val="000000" w:themeColor="text1"/>
        </w:rPr>
        <w:t>D and E for the glue and air regions</w:t>
      </w:r>
      <w:r w:rsidR="004D7954">
        <w:rPr>
          <w:rFonts w:asciiTheme="majorBidi" w:hAnsiTheme="majorBidi" w:cstheme="majorBidi"/>
          <w:bCs/>
          <w:color w:val="000000" w:themeColor="text1"/>
        </w:rPr>
        <w:t xml:space="preserve"> (4 marks)</w:t>
      </w:r>
    </w:p>
    <w:p w:rsidR="00772BAA" w:rsidRPr="00772BAA" w:rsidRDefault="00772BAA" w:rsidP="00772BAA">
      <w:pPr>
        <w:pStyle w:val="ListParagraph"/>
        <w:rPr>
          <w:rFonts w:asciiTheme="majorBidi" w:hAnsiTheme="majorBidi" w:cstheme="majorBidi"/>
        </w:rPr>
      </w:pPr>
    </w:p>
    <w:p w:rsidR="00772BAA" w:rsidRDefault="00A16222" w:rsidP="00772BAA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01AC1F4A" wp14:editId="4338FBC0">
                <wp:simplePos x="0" y="0"/>
                <wp:positionH relativeFrom="column">
                  <wp:posOffset>4903470</wp:posOffset>
                </wp:positionH>
                <wp:positionV relativeFrom="paragraph">
                  <wp:posOffset>108585</wp:posOffset>
                </wp:positionV>
                <wp:extent cx="941070" cy="443230"/>
                <wp:effectExtent l="0" t="0" r="11430" b="13970"/>
                <wp:wrapNone/>
                <wp:docPr id="29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1070" cy="4432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386.1pt;margin-top:8.55pt;width:74.1pt;height:34.9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" filled="f" strokecolor="black [3213]">
                <v:path arrowok="t"/>
              </v:rect>
            </w:pict>
          </mc:Fallback>
        </mc:AlternateContent>
      </w:r>
    </w:p>
    <w:p w:rsidR="00772BAA" w:rsidRDefault="00772BAA" w:rsidP="00772BAA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</w:p>
    <w:p w:rsidR="00772BAA" w:rsidRDefault="00772BAA" w:rsidP="00772BAA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</w:p>
    <w:p w:rsidR="00772BAA" w:rsidRDefault="00772BAA" w:rsidP="00772BAA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</w:p>
    <w:p w:rsidR="00772BAA" w:rsidRPr="00772BAA" w:rsidRDefault="00772BAA" w:rsidP="00772BAA">
      <w:pPr>
        <w:tabs>
          <w:tab w:val="left" w:pos="0"/>
          <w:tab w:val="left" w:pos="90"/>
        </w:tabs>
        <w:rPr>
          <w:rFonts w:asciiTheme="majorBidi" w:hAnsiTheme="majorBidi" w:cstheme="majorBidi"/>
        </w:rPr>
      </w:pPr>
    </w:p>
    <w:p w:rsidR="00772BAA" w:rsidRDefault="00772BAA" w:rsidP="00772BAA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</w:p>
    <w:p w:rsidR="00772BAA" w:rsidRPr="004B11F3" w:rsidRDefault="00772BAA" w:rsidP="004B11F3">
      <w:pPr>
        <w:tabs>
          <w:tab w:val="left" w:pos="0"/>
          <w:tab w:val="left" w:pos="90"/>
        </w:tabs>
        <w:rPr>
          <w:rFonts w:asciiTheme="majorBidi" w:hAnsiTheme="majorBidi" w:cstheme="majorBidi"/>
        </w:rPr>
      </w:pPr>
    </w:p>
    <w:p w:rsidR="00772BAA" w:rsidRDefault="00772BAA" w:rsidP="00772BAA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</w:p>
    <w:p w:rsidR="004B11F3" w:rsidRDefault="004B11F3" w:rsidP="00772BAA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</w:p>
    <w:p w:rsidR="00D712FA" w:rsidRDefault="00D712FA" w:rsidP="00772BAA">
      <w:pPr>
        <w:pStyle w:val="ListParagraph"/>
        <w:tabs>
          <w:tab w:val="left" w:pos="0"/>
          <w:tab w:val="left" w:pos="90"/>
        </w:tabs>
        <w:ind w:left="360"/>
        <w:contextualSpacing w:val="0"/>
        <w:rPr>
          <w:rFonts w:asciiTheme="majorBidi" w:hAnsiTheme="majorBidi" w:cstheme="majorBidi"/>
        </w:rPr>
      </w:pPr>
    </w:p>
    <w:p w:rsidR="00A16222" w:rsidRDefault="00A16222" w:rsidP="002F1FA1">
      <w:pPr>
        <w:jc w:val="both"/>
        <w:rPr>
          <w:rFonts w:asciiTheme="majorBidi" w:hAnsiTheme="majorBidi" w:cstheme="majorBidi"/>
        </w:rPr>
      </w:pPr>
    </w:p>
    <w:p w:rsidR="00257D6D" w:rsidRDefault="00257D6D" w:rsidP="002F1FA1">
      <w:pPr>
        <w:jc w:val="both"/>
        <w:rPr>
          <w:rFonts w:asciiTheme="majorBidi" w:hAnsiTheme="majorBidi" w:cstheme="majorBidi"/>
        </w:rPr>
      </w:pPr>
    </w:p>
    <w:p w:rsidR="00257D6D" w:rsidRDefault="00257D6D" w:rsidP="002F1FA1">
      <w:pPr>
        <w:jc w:val="both"/>
        <w:rPr>
          <w:rFonts w:asciiTheme="majorBidi" w:hAnsiTheme="majorBidi" w:cstheme="majorBidi"/>
        </w:rPr>
      </w:pPr>
    </w:p>
    <w:p w:rsidR="00A16222" w:rsidRDefault="00A16222" w:rsidP="002F1FA1">
      <w:pPr>
        <w:jc w:val="both"/>
        <w:rPr>
          <w:rFonts w:asciiTheme="majorBidi" w:hAnsiTheme="majorBidi" w:cstheme="majorBidi"/>
        </w:rPr>
      </w:pPr>
    </w:p>
    <w:p w:rsidR="002F1FA1" w:rsidRDefault="002F1FA1" w:rsidP="002F1FA1">
      <w:pPr>
        <w:jc w:val="both"/>
        <w:rPr>
          <w:b/>
          <w:bCs/>
          <w:noProof/>
          <w:sz w:val="28"/>
          <w:szCs w:val="28"/>
          <w:u w:val="single"/>
          <w:lang w:val="en-CA" w:eastAsia="en-CA"/>
        </w:rPr>
      </w:pPr>
      <w:r>
        <w:rPr>
          <w:b/>
          <w:bCs/>
          <w:noProof/>
          <w:sz w:val="28"/>
          <w:szCs w:val="28"/>
          <w:u w:val="single"/>
          <w:lang w:val="en-CA" w:eastAsia="en-CA"/>
        </w:rPr>
        <w:lastRenderedPageBreak/>
        <w:t>Question 2</w:t>
      </w:r>
    </w:p>
    <w:p w:rsidR="00A558A3" w:rsidRDefault="00A558A3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A05945" w:rsidRPr="008E4547" w:rsidRDefault="00A96B08" w:rsidP="009832A1">
      <w:pPr>
        <w:pStyle w:val="ListParagraph"/>
        <w:numPr>
          <w:ilvl w:val="0"/>
          <w:numId w:val="21"/>
        </w:numPr>
        <w:contextualSpacing w:val="0"/>
        <w:jc w:val="both"/>
        <w:rPr>
          <w:rFonts w:asciiTheme="majorBidi" w:hAnsiTheme="majorBidi" w:cstheme="majorBidi"/>
        </w:rPr>
      </w:pPr>
      <w:r>
        <w:rPr>
          <w:rFonts w:ascii="Georgia" w:hAnsi="Georgia"/>
          <w:b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0926C7DF" wp14:editId="2FCE631F">
                <wp:simplePos x="0" y="0"/>
                <wp:positionH relativeFrom="column">
                  <wp:posOffset>5008245</wp:posOffset>
                </wp:positionH>
                <wp:positionV relativeFrom="paragraph">
                  <wp:posOffset>826770</wp:posOffset>
                </wp:positionV>
                <wp:extent cx="941070" cy="443230"/>
                <wp:effectExtent l="0" t="0" r="11430" b="13970"/>
                <wp:wrapNone/>
                <wp:docPr id="29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1070" cy="4432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394.35pt;margin-top:65.1pt;width:74.1pt;height:34.9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" filled="f" strokecolor="black [3213]">
                <v:path arrowok="t"/>
              </v:rect>
            </w:pict>
          </mc:Fallback>
        </mc:AlternateContent>
      </w:r>
      <w:r w:rsidR="00A16222">
        <w:rPr>
          <w:rFonts w:asciiTheme="majorBidi" w:hAnsiTheme="majorBidi" w:cstheme="majorBidi"/>
        </w:rPr>
        <w:t>Find the magnetic field due to a ring</w:t>
      </w:r>
      <w:r w:rsidR="00BE1EF5">
        <w:rPr>
          <w:rFonts w:asciiTheme="majorBidi" w:hAnsiTheme="majorBidi" w:cstheme="majorBidi"/>
        </w:rPr>
        <w:t xml:space="preserve"> of radius R and current I, at point P, a</w:t>
      </w:r>
      <w:r w:rsidR="00A16222">
        <w:rPr>
          <w:rFonts w:asciiTheme="majorBidi" w:hAnsiTheme="majorBidi" w:cstheme="majorBidi"/>
        </w:rPr>
        <w:t xml:space="preserve"> distance z away from the </w:t>
      </w:r>
      <w:proofErr w:type="spellStart"/>
      <w:r w:rsidR="00A16222">
        <w:rPr>
          <w:rFonts w:asciiTheme="majorBidi" w:hAnsiTheme="majorBidi" w:cstheme="majorBidi"/>
        </w:rPr>
        <w:t>centre</w:t>
      </w:r>
      <w:proofErr w:type="spellEnd"/>
      <w:r w:rsidR="00A16222">
        <w:rPr>
          <w:rFonts w:asciiTheme="majorBidi" w:hAnsiTheme="majorBidi" w:cstheme="majorBidi"/>
        </w:rPr>
        <w:t xml:space="preserve"> of the ring on the axis of symmetry perpendicular to the plane of the ring. You must draw a very clear diagram and justify all your steps. </w:t>
      </w:r>
      <w:r w:rsidR="0087581D">
        <w:rPr>
          <w:rFonts w:asciiTheme="majorBidi" w:hAnsiTheme="majorBidi" w:cstheme="majorBidi"/>
        </w:rPr>
        <w:t>(8</w:t>
      </w:r>
      <w:r w:rsidR="004D7954">
        <w:rPr>
          <w:rFonts w:asciiTheme="majorBidi" w:hAnsiTheme="majorBidi" w:cstheme="majorBidi"/>
        </w:rPr>
        <w:t xml:space="preserve"> marks)</w:t>
      </w:r>
    </w:p>
    <w:p w:rsidR="008E4547" w:rsidRPr="008E4547" w:rsidRDefault="008E4547" w:rsidP="008E4547">
      <w:pPr>
        <w:pStyle w:val="ListParagraph"/>
        <w:contextualSpacing w:val="0"/>
        <w:jc w:val="both"/>
        <w:rPr>
          <w:rFonts w:asciiTheme="majorBidi" w:hAnsiTheme="majorBidi" w:cstheme="majorBidi"/>
        </w:rPr>
      </w:pPr>
    </w:p>
    <w:p w:rsidR="008E4547" w:rsidRDefault="008E4547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E4547" w:rsidRDefault="008E4547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E4547" w:rsidRDefault="008E4547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E4547" w:rsidRDefault="008E4547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7581D" w:rsidRDefault="0087581D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7581D" w:rsidRDefault="0087581D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7581D" w:rsidRDefault="0087581D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7581D" w:rsidRDefault="0087581D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7581D" w:rsidRDefault="0087581D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7581D" w:rsidRDefault="0087581D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7581D" w:rsidRDefault="0087581D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7581D" w:rsidRDefault="0087581D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7581D" w:rsidRDefault="0087581D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E4547" w:rsidRDefault="008E4547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E4547" w:rsidRPr="00C86F9F" w:rsidRDefault="008E4547" w:rsidP="008E4547">
      <w:pPr>
        <w:pStyle w:val="ListParagraph"/>
        <w:contextualSpacing w:val="0"/>
        <w:jc w:val="both"/>
        <w:rPr>
          <w:color w:val="FF0000"/>
        </w:rPr>
      </w:pPr>
    </w:p>
    <w:p w:rsidR="008E4547" w:rsidRPr="00C86F9F" w:rsidRDefault="00DE5F39" w:rsidP="004D7954">
      <w:pPr>
        <w:pStyle w:val="ListParagraph"/>
        <w:numPr>
          <w:ilvl w:val="0"/>
          <w:numId w:val="21"/>
        </w:numPr>
        <w:jc w:val="both"/>
        <w:rPr>
          <w:color w:val="000000" w:themeColor="text1"/>
        </w:rPr>
      </w:pPr>
      <w:r w:rsidRPr="00C86F9F">
        <w:rPr>
          <w:color w:val="000000" w:themeColor="text1"/>
        </w:rPr>
        <w:t>Fi</w:t>
      </w:r>
      <w:r w:rsidR="00C86F9F" w:rsidRPr="00C86F9F">
        <w:rPr>
          <w:color w:val="000000" w:themeColor="text1"/>
        </w:rPr>
        <w:t>n</w:t>
      </w:r>
      <w:r w:rsidRPr="00C86F9F">
        <w:rPr>
          <w:color w:val="000000" w:themeColor="text1"/>
        </w:rPr>
        <w:t xml:space="preserve">d an expression for the </w:t>
      </w:r>
      <w:r w:rsidR="004D7954" w:rsidRPr="00C86F9F">
        <w:rPr>
          <w:color w:val="000000" w:themeColor="text1"/>
        </w:rPr>
        <w:t>field</w:t>
      </w:r>
      <w:r w:rsidR="00C86F9F">
        <w:rPr>
          <w:color w:val="000000" w:themeColor="text1"/>
        </w:rPr>
        <w:t>, for</w:t>
      </w:r>
      <w:r w:rsidRPr="00C86F9F">
        <w:rPr>
          <w:color w:val="000000" w:themeColor="text1"/>
        </w:rPr>
        <w:t xml:space="preserve"> z </w:t>
      </w:r>
      <w:r w:rsidR="004D7954" w:rsidRPr="00C86F9F">
        <w:rPr>
          <w:color w:val="000000" w:themeColor="text1"/>
        </w:rPr>
        <w:t>&gt;&gt; R in terms of the dipole moment of the ring</w:t>
      </w:r>
      <w:r w:rsidR="0087581D" w:rsidRPr="00C86F9F">
        <w:rPr>
          <w:color w:val="000000" w:themeColor="text1"/>
        </w:rPr>
        <w:t>. Use full vector form. (4</w:t>
      </w:r>
      <w:r w:rsidR="004B11F3" w:rsidRPr="00C86F9F">
        <w:rPr>
          <w:color w:val="000000" w:themeColor="text1"/>
        </w:rPr>
        <w:t xml:space="preserve"> mark</w:t>
      </w:r>
      <w:r w:rsidR="0087581D" w:rsidRPr="00C86F9F">
        <w:rPr>
          <w:color w:val="000000" w:themeColor="text1"/>
        </w:rPr>
        <w:t>s)</w:t>
      </w:r>
    </w:p>
    <w:p w:rsidR="008E4547" w:rsidRDefault="008E4547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E4547" w:rsidRDefault="008E4547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E4547" w:rsidRDefault="0087581D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  <w:r>
        <w:rPr>
          <w:rFonts w:ascii="Georgia" w:hAnsi="Georgia"/>
          <w:b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 wp14:anchorId="7C97E11A" wp14:editId="69A38B58">
                <wp:simplePos x="0" y="0"/>
                <wp:positionH relativeFrom="column">
                  <wp:posOffset>5048250</wp:posOffset>
                </wp:positionH>
                <wp:positionV relativeFrom="paragraph">
                  <wp:posOffset>69850</wp:posOffset>
                </wp:positionV>
                <wp:extent cx="941070" cy="443230"/>
                <wp:effectExtent l="0" t="0" r="11430" b="13970"/>
                <wp:wrapNone/>
                <wp:docPr id="9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1070" cy="4432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397.5pt;margin-top:5.5pt;width:74.1pt;height:34.9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" filled="f" strokecolor="black [3213]">
                <v:path arrowok="t"/>
              </v:rect>
            </w:pict>
          </mc:Fallback>
        </mc:AlternateContent>
      </w:r>
    </w:p>
    <w:p w:rsidR="008E4547" w:rsidRDefault="008E4547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E4547" w:rsidRPr="00B836DC" w:rsidRDefault="008E4547" w:rsidP="00B836DC">
      <w:pPr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E4547" w:rsidRDefault="008E4547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E4547" w:rsidRPr="003C4846" w:rsidRDefault="008E4547" w:rsidP="003C4846">
      <w:pPr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E4547" w:rsidRDefault="008E4547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E4547" w:rsidRDefault="008E4547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7581D" w:rsidRDefault="0087581D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7581D" w:rsidRDefault="0087581D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7581D" w:rsidRDefault="0087581D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7581D" w:rsidRDefault="0087581D" w:rsidP="008E4547">
      <w:pPr>
        <w:pStyle w:val="ListParagraph"/>
        <w:contextualSpacing w:val="0"/>
        <w:jc w:val="both"/>
        <w:rPr>
          <w:rFonts w:asciiTheme="majorHAnsi" w:hAnsiTheme="majorHAnsi" w:cs="Calibri"/>
          <w:color w:val="FF0000"/>
          <w:sz w:val="22"/>
          <w:szCs w:val="22"/>
        </w:rPr>
      </w:pPr>
    </w:p>
    <w:p w:rsidR="008E4547" w:rsidRPr="004F7C13" w:rsidRDefault="008E4547" w:rsidP="008E4547">
      <w:pPr>
        <w:pStyle w:val="ListParagraph"/>
        <w:contextualSpacing w:val="0"/>
        <w:jc w:val="both"/>
        <w:rPr>
          <w:rFonts w:asciiTheme="majorHAnsi" w:hAnsiTheme="majorHAnsi" w:cs="Calibri"/>
          <w:sz w:val="22"/>
          <w:szCs w:val="22"/>
        </w:rPr>
      </w:pPr>
    </w:p>
    <w:p w:rsidR="005E2CF7" w:rsidRDefault="00B120B2" w:rsidP="005E2CF7">
      <w:pPr>
        <w:pStyle w:val="ListParagraph"/>
        <w:ind w:left="360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val="en-CA" w:eastAsia="en-CA"/>
        </w:rPr>
        <mc:AlternateContent>
          <mc:Choice Requires="wpg">
            <w:drawing>
              <wp:anchor distT="0" distB="0" distL="114300" distR="114300" simplePos="0" relativeHeight="252219392" behindDoc="0" locked="0" layoutInCell="1" allowOverlap="1">
                <wp:simplePos x="0" y="0"/>
                <wp:positionH relativeFrom="column">
                  <wp:posOffset>3917867</wp:posOffset>
                </wp:positionH>
                <wp:positionV relativeFrom="paragraph">
                  <wp:posOffset>103367</wp:posOffset>
                </wp:positionV>
                <wp:extent cx="2830195" cy="3498215"/>
                <wp:effectExtent l="0" t="0" r="8255" b="6985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0195" cy="3498215"/>
                          <a:chOff x="0" y="0"/>
                          <a:chExt cx="2830195" cy="3498215"/>
                        </a:xfrm>
                      </wpg:grpSpPr>
                      <wpg:grpSp>
                        <wpg:cNvPr id="36" name="Group 36"/>
                        <wpg:cNvGrpSpPr/>
                        <wpg:grpSpPr>
                          <a:xfrm>
                            <a:off x="0" y="0"/>
                            <a:ext cx="2830195" cy="3498215"/>
                            <a:chOff x="0" y="0"/>
                            <a:chExt cx="2830195" cy="3498215"/>
                          </a:xfrm>
                        </wpg:grpSpPr>
                        <wps:wsp>
                          <wps:cNvPr id="13" name="Straight Connector 13"/>
                          <wps:cNvCnPr/>
                          <wps:spPr>
                            <a:xfrm>
                              <a:off x="1152940" y="222637"/>
                              <a:ext cx="28575" cy="206629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5" name="Group 35"/>
                          <wpg:cNvGrpSpPr/>
                          <wpg:grpSpPr>
                            <a:xfrm>
                              <a:off x="0" y="0"/>
                              <a:ext cx="2830195" cy="3498215"/>
                              <a:chOff x="0" y="0"/>
                              <a:chExt cx="2830195" cy="3498215"/>
                            </a:xfrm>
                          </wpg:grpSpPr>
                          <wpg:grpS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2830195" cy="3498215"/>
                                <a:chOff x="0" y="-469127"/>
                                <a:chExt cx="2830665" cy="3498574"/>
                              </a:xfrm>
                            </wpg:grpSpPr>
                            <wps:wsp>
                              <wps:cNvPr id="10" name="Oval 10"/>
                              <wps:cNvSpPr/>
                              <wps:spPr>
                                <a:xfrm>
                                  <a:off x="453225" y="691764"/>
                                  <a:ext cx="1399429" cy="410762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Oval 11"/>
                              <wps:cNvSpPr/>
                              <wps:spPr>
                                <a:xfrm>
                                  <a:off x="143124" y="1558456"/>
                                  <a:ext cx="2026976" cy="476885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Straight Connector 14"/>
                              <wps:cNvCnPr/>
                              <wps:spPr>
                                <a:xfrm flipH="1">
                                  <a:off x="318053" y="1820849"/>
                                  <a:ext cx="866333" cy="930772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" name="Straight Connector 15"/>
                              <wps:cNvCnPr/>
                              <wps:spPr>
                                <a:xfrm>
                                  <a:off x="1184745" y="1820849"/>
                                  <a:ext cx="1490069" cy="54068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Straight Connector 16"/>
                              <wps:cNvCnPr/>
                              <wps:spPr>
                                <a:xfrm flipV="1">
                                  <a:off x="1184745" y="1669774"/>
                                  <a:ext cx="810895" cy="15049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" name="Straight Connector 19"/>
                              <wps:cNvCnPr/>
                              <wps:spPr>
                                <a:xfrm flipV="1">
                                  <a:off x="1176515" y="797063"/>
                                  <a:ext cx="596265" cy="11874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72209" y="731392"/>
                                  <a:ext cx="246491" cy="2782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D7954" w:rsidRDefault="004D7954">
                                    <w:proofErr w:type="gramStart"/>
                                    <w:r>
                                      <w:t>b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84174" y="2361538"/>
                                  <a:ext cx="246491" cy="2782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D7954" w:rsidRDefault="004D7954" w:rsidP="001C51BD">
                                    <w:r>
                                      <w:t>Y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62" y="2751152"/>
                                  <a:ext cx="246491" cy="2782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D7954" w:rsidRDefault="004D7954" w:rsidP="001C51BD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6269" y="-469127"/>
                                  <a:ext cx="246491" cy="2782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D7954" w:rsidRDefault="004D7954" w:rsidP="001C51BD">
                                    <w:r>
                                      <w:t>Z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5" name="Arc 25"/>
                              <wps:cNvSpPr/>
                              <wps:spPr>
                                <a:xfrm rot="20365389">
                                  <a:off x="453225" y="747423"/>
                                  <a:ext cx="557720" cy="113915"/>
                                </a:xfrm>
                                <a:prstGeom prst="arc">
                                  <a:avLst/>
                                </a:prstGeom>
                                <a:ln w="31750">
                                  <a:solidFill>
                                    <a:schemeClr val="tx1"/>
                                  </a:solidFill>
                                  <a:head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Arc 26"/>
                              <wps:cNvSpPr/>
                              <wps:spPr>
                                <a:xfrm rot="20189406">
                                  <a:off x="0" y="1677725"/>
                                  <a:ext cx="657327" cy="155782"/>
                                </a:xfrm>
                                <a:prstGeom prst="arc">
                                  <a:avLst/>
                                </a:prstGeom>
                                <a:ln w="31750">
                                  <a:solidFill>
                                    <a:schemeClr val="tx1"/>
                                  </a:solidFill>
                                  <a:headEnd type="non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9959" y="413468"/>
                                  <a:ext cx="373711" cy="2782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D7954" w:rsidRDefault="004D7954" w:rsidP="001C51BD">
                                    <w:r>
                                      <w:t>I</w:t>
                                    </w:r>
                                    <w:r w:rsidRPr="001C51BD"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2393" y="1351722"/>
                                  <a:ext cx="373712" cy="2782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D7954" w:rsidRDefault="004D7954" w:rsidP="001C51BD"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9" name="Straight Connector 29"/>
                              <wps:cNvCnPr/>
                              <wps:spPr>
                                <a:xfrm>
                                  <a:off x="1081378" y="1001865"/>
                                  <a:ext cx="0" cy="818929"/>
                                </a:xfrm>
                                <a:prstGeom prst="line">
                                  <a:avLst/>
                                </a:prstGeom>
                                <a:ln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23284" y="1622066"/>
                                  <a:ext cx="246490" cy="27829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D7954" w:rsidRDefault="004D7954" w:rsidP="001C51BD">
                                    <w:proofErr w:type="gramStart"/>
                                    <w:r>
                                      <w:t>a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grpSp>
                          <wps:wsp>
                            <wps:cNvPr id="33" name="Oval 33"/>
                            <wps:cNvSpPr/>
                            <wps:spPr>
                              <a:xfrm>
                                <a:off x="1137037" y="54864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08125" y="437322"/>
                                <a:ext cx="1216549" cy="2781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D7954" w:rsidRDefault="004D7954" w:rsidP="00B120B2">
                                  <w:r>
                                    <w:t>P (0, 0, 4a)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</wpg:grpSp>
                      <wps:wsp>
                        <wps:cNvPr id="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18985" y="1749287"/>
                            <a:ext cx="357809" cy="2781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D7954" w:rsidRDefault="004D7954" w:rsidP="00B120B2">
                              <w:r>
                                <w:t>2a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39" o:spid="_x0000_s1061" style="position:absolute;left:0;text-align:left;margin-left:308.5pt;margin-top:8.15pt;width:222.85pt;height:275.45pt;z-index:252219392;mso-width-relative:margin" coordsize="28301,34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">
                <v:group id="Group 36" o:spid="_x0000_s1062" style="position:absolute;width:28301;height:34982" coordsize="28301,349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line id="Straight Connector 13" o:spid="_x0000_s1063" style="position:absolute;visibility:visible;mso-wrap-style:square" from="11529,2226" to="11815,228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5j78EAAADbAAAADwAAAGRycy9kb3ducmV2LnhtbERPzWoCMRC+C32HMAVvmq2i2K1RpFAQ&#10;9VLtA0w3093FzWSbTHX16Y1Q8DYf3+/Ml51r1IlCrD0beBlmoIgLb2suDXwdPgYzUFGQLTaeycCF&#10;IiwXT7055taf+ZNOeylVCuGYo4FKpM21jkVFDuPQt8SJ+/HBoSQYSm0DnlO4a/Qoy6baYc2pocKW&#10;3isqjvs/Z+B3u1vHy3czkunkujmG1exVxtGY/nO3egMl1MlD/O9e2zR/DPdf0gF6c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gLmPvwQAAANsAAAAPAAAAAAAAAAAAAAAA&#10;AKECAABkcnMvZG93bnJldi54bWxQSwUGAAAAAAQABAD5AAAAjwMAAAAA&#10;" strokecolor="#4579b8 [3044]"/>
                  <v:group id="Group 35" o:spid="_x0000_s1064" style="position:absolute;width:28301;height:34982" coordsize="28301,349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<v:group id="Group 32" o:spid="_x0000_s1065" style="position:absolute;width:28301;height:34982" coordorigin=",-4691" coordsize="28306,349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  <v:oval id="Oval 10" o:spid="_x0000_s1066" style="position:absolute;left:4532;top:6917;width:13994;height:41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DfHcIA&#10;AADbAAAADwAAAGRycy9kb3ducmV2LnhtbESPQYvCMBCF7wv+hzCCtzVVZHepRlFB8CToLoi3oRnb&#10;YjIpTbT13zsHYW8zvDfvfbNY9d6pB7WxDmxgMs5AERfB1lwa+Pvdff6AignZogtMBp4UYbUcfCww&#10;t6HjIz1OqVQSwjFHA1VKTa51LCryGMehIRbtGlqPSda21LbFTsK909Ms+9Iea5aGChvaVlTcTndv&#10;YLb3s4N7Hju+7Jzj7fTsvzdnY0bDfj0HlahP/+b39d4KvtDLLzKAXr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sN8dwgAAANsAAAAPAAAAAAAAAAAAAAAAAJgCAABkcnMvZG93&#10;bnJldi54bWxQSwUGAAAAAAQABAD1AAAAhwMAAAAA&#10;" filled="f" strokecolor="#243f60 [1604]" strokeweight="2pt"/>
                      <v:oval id="Oval 11" o:spid="_x0000_s1067" style="position:absolute;left:1431;top:15584;width:20270;height:47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x6hsAA&#10;AADbAAAADwAAAGRycy9kb3ducmV2LnhtbERPTYvCMBC9C/6HMMLeNFXEldpUVBA8CbpC8TY0s23Z&#10;ZFKarK3/3ggLe5vH+5xsO1gjHtT5xrGC+SwBQVw63XCl4PZ1nK5B+ICs0TgmBU/ysM3HowxT7Xq+&#10;0OMaKhFD2KeooA6hTaX0ZU0W/cy1xJH7dp3FEGFXSd1hH8OtkYskWUmLDceGGls61FT+XH+tguXJ&#10;Ls/meen5fjSGD4vCfu4LpT4mw24DItAQ/sV/7pOO8+fw/iUeIPM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/x6hsAAAADbAAAADwAAAAAAAAAAAAAAAACYAgAAZHJzL2Rvd25y&#10;ZXYueG1sUEsFBgAAAAAEAAQA9QAAAIUDAAAAAA==&#10;" filled="f" strokecolor="#243f60 [1604]" strokeweight="2pt"/>
                      <v:line id="Straight Connector 14" o:spid="_x0000_s1068" style="position:absolute;flip:x;visibility:visible;mso-wrap-style:square" from="3180,18208" to="11843,275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LJ/cMAAADbAAAADwAAAGRycy9kb3ducmV2LnhtbERPTWvCQBC9C/6HZQq91Y1WbInZiAjS&#10;oFCt7aHHITsmodnZNLua6K/vCgVv83ifkyx6U4szta6yrGA8ikAQ51ZXXCj4+lw/vYJwHlljbZkU&#10;XMjBIh0OEoy17fiDzgdfiBDCLkYFpfdNLKXLSzLoRrYhDtzRtgZ9gG0hdYtdCDe1nETRTBqsODSU&#10;2NCqpPzncDIKsow3myuvd9/j/e+bf66279PuRanHh345B+Gp93fxvzvTYf4Ubr+EA2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aCyf3DAAAA2wAAAA8AAAAAAAAAAAAA&#10;AAAAoQIAAGRycy9kb3ducmV2LnhtbFBLBQYAAAAABAAEAPkAAACRAwAAAAA=&#10;" strokecolor="#4579b8 [3044]"/>
                      <v:line id="Straight Connector 15" o:spid="_x0000_s1069" style="position:absolute;visibility:visible;mso-wrap-style:square" from="11847,18208" to="26748,23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teAMEAAADbAAAADwAAAGRycy9kb3ducmV2LnhtbERPzWoCMRC+F/oOYQrearaKoqtRRChI&#10;7aXqA4yb6e7iZrImU1379KZQ8DYf3+/Ml51r1IVCrD0beOtnoIgLb2suDRz2768TUFGQLTaeycCN&#10;IiwXz09zzK2/8hdddlKqFMIxRwOVSJtrHYuKHMa+b4kT9+2DQ0kwlNoGvKZw1+hBlo21w5pTQ4Ut&#10;rSsqTrsfZ+C8/dzE27EZyHj0+3EKq8lUhtGY3ku3moES6uQh/ndvbJo/gr9f0gF6c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i14AwQAAANsAAAAPAAAAAAAAAAAAAAAA&#10;AKECAABkcnMvZG93bnJldi54bWxQSwUGAAAAAAQABAD5AAAAjwMAAAAA&#10;" strokecolor="#4579b8 [3044]"/>
                      <v:line id="Straight Connector 16" o:spid="_x0000_s1070" style="position:absolute;flip:y;visibility:visible;mso-wrap-style:square" from="11847,16697" to="19956,18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zyEcMAAADbAAAADwAAAGRycy9kb3ducmV2LnhtbERPS2vCQBC+F/wPywjedOMDLdFVRBCD&#10;hbbaHnocsmMSzM7G7GpSf71bEHqbj+85i1VrSnGj2hWWFQwHEQji1OqCMwXfX9v+KwjnkTWWlknB&#10;LzlYLTsvC4y1bfhAt6PPRAhhF6OC3PsqltKlORl0A1sRB+5ka4M+wDqTusYmhJtSjqJoKg0WHBpy&#10;rGiTU3o+Xo2CJOH9/s7bj5/h52Xnx8Xb+6SZKdXrtus5CE+t/xc/3YkO86fw90s4QC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kc8hHDAAAA2wAAAA8AAAAAAAAAAAAA&#10;AAAAoQIAAGRycy9kb3ducmV2LnhtbFBLBQYAAAAABAAEAPkAAACRAwAAAAA=&#10;" strokecolor="#4579b8 [3044]"/>
                      <v:line id="Straight Connector 19" o:spid="_x0000_s1071" style="position:absolute;flip:y;visibility:visible;mso-wrap-style:square" from="11765,7970" to="17727,91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NmY8MAAADbAAAADwAAAGRycy9kb3ducmV2LnhtbERPTWvCQBC9C/6HZYTezEZbbJu6igjS&#10;oKCt7aHHITtNgtnZNLs10V/vCoK3ebzPmc47U4kjNa60rGAUxSCIM6tLzhV8f62GLyCcR9ZYWSYF&#10;J3Iwn/V7U0y0bfmTjnufixDCLkEFhfd1IqXLCjLoIlsTB+7XNgZ9gE0udYNtCDeVHMfxRBosOTQU&#10;WNOyoOyw/zcK0pTX6zOvdj+jj793/1hutk/ts1IPg27xBsJT5+/imzvVYf4rXH8JB8jZ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iDZmPDAAAA2wAAAA8AAAAAAAAAAAAA&#10;AAAAoQIAAGRycy9kb3ducmV2LnhtbFBLBQYAAAAABAAEAPkAAACRAwAAAAA=&#10;" strokecolor="#4579b8 [3044]"/>
                      <v:shape id="_x0000_s1072" type="#_x0000_t202" style="position:absolute;left:12722;top:7313;width:2465;height:27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Qta78A&#10;AADbAAAADwAAAGRycy9kb3ducmV2LnhtbERPTWvCQBC9F/wPywje6kZBKdFVRCgU8aC2hx6H7JiN&#10;yc7G7Krx3zuHQo+P971c975Rd+piFdjAZJyBIi6Crbg08PP9+f4BKiZki01gMvCkCOvV4G2JuQ0P&#10;PtL9lEolIRxzNOBSanOtY+HIYxyHlli4c+g8JoFdqW2HDwn3jZ5m2Vx7rFgaHLa0dVTUp5uXkn0s&#10;bsdwvUz2tf519RxnB7czZjTsNwtQifr0L/5zf1kDU1kvX+QH6N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4dC1rvwAAANsAAAAPAAAAAAAAAAAAAAAAAJgCAABkcnMvZG93bnJl&#10;di54bWxQSwUGAAAAAAQABAD1AAAAhAMAAAAA&#10;" stroked="f">
                        <v:textbox style="mso-fit-shape-to-text:t">
                          <w:txbxContent>
                            <w:p w:rsidR="004D7954" w:rsidRDefault="004D7954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_x0000_s1073" type="#_x0000_t202" style="position:absolute;left:25841;top:23615;width:2465;height:27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oWh8MA&#10;AADbAAAADwAAAGRycy9kb3ducmV2LnhtbESPzWrDMBCE74W+g9hCbrUcQ0xxo4QQKJTiQ53m0ONi&#10;bS3X1sq1lNh9+ygQyHGYn49Zb2fbizONvnWsYJmkIIhrp1tuFBy/3p5fQPiArLF3TAr+ycN28/iw&#10;xkK7iSs6H0Ij4gj7AhWYEIZCSl8bsugTNxBH78eNFkOUYyP1iFMct73M0jSXFluOBIMD7Q3V3eFk&#10;I6T09alyf7/LspPfpstx9Wk+lFo8zbtXEIHmcA/f2u9aQZbB9Uv8AXJz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+oWh8MAAADbAAAADwAAAAAAAAAAAAAAAACYAgAAZHJzL2Rv&#10;d25yZXYueG1sUEsFBgAAAAAEAAQA9QAAAIgDAAAAAA==&#10;" stroked="f">
                        <v:textbox style="mso-fit-shape-to-text:t">
                          <w:txbxContent>
                            <w:p w:rsidR="004D7954" w:rsidRDefault="004D7954" w:rsidP="001C51BD">
                              <w:r>
                                <w:t>Y</w:t>
                              </w:r>
                            </w:p>
                          </w:txbxContent>
                        </v:textbox>
                      </v:shape>
                      <v:shape id="_x0000_s1074" type="#_x0000_t202" style="position:absolute;left:715;top:27511;width:2465;height:27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azHMMA&#10;AADbAAAADwAAAGRycy9kb3ducmV2LnhtbESPy2rDMBBF94X8g5hAd7Vsl4biRjGlEAgli7wWXQ7W&#10;1HJtjVxLTty/jwqBLC/3cbjLcrKdONPgG8cKsiQFQVw53XCt4HRcP72C8AFZY+eYFPyRh3I1e1hi&#10;od2F93Q+hFrEEfYFKjAh9IWUvjJk0SeuJ47etxsshiiHWuoBL3HcdjJP04W02HAkGOzpw1DVHkYb&#10;IVtfjXv3+5NtW/ll2gW+7MynUo/z6f0NRKAp3MO39kYryJ/h/0v8AXJ1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azHMMAAADbAAAADwAAAAAAAAAAAAAAAACYAgAAZHJzL2Rv&#10;d25yZXYueG1sUEsFBgAAAAAEAAQA9QAAAIgDAAAAAA==&#10;" stroked="f">
                        <v:textbox style="mso-fit-shape-to-text:t">
                          <w:txbxContent>
                            <w:p w:rsidR="004D7954" w:rsidRDefault="004D7954" w:rsidP="001C51BD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_x0000_s1075" type="#_x0000_t202" style="position:absolute;left:9062;top:-4691;width:2465;height:27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8raMMA&#10;AADbAAAADwAAAGRycy9kb3ducmV2LnhtbESPy2rDMBBF94X8g5hAd7Vs04biRjGlEAgli7wWXQ7W&#10;1HJtjVxLTty/jwqBLC/3cbjLcrKdONPgG8cKsiQFQVw53XCt4HRcP72C8AFZY+eYFPyRh3I1e1hi&#10;od2F93Q+hFrEEfYFKjAh9IWUvjJk0SeuJ47etxsshiiHWuoBL3HcdjJP04W02HAkGOzpw1DVHkYb&#10;IVtfjXv3+5NtW/ll2gW+7MynUo/z6f0NRKAp3MO39kYryJ/h/0v8AXJ1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08raMMAAADbAAAADwAAAAAAAAAAAAAAAACYAgAAZHJzL2Rv&#10;d25yZXYueG1sUEsFBgAAAAAEAAQA9QAAAIgDAAAAAA==&#10;" stroked="f">
                        <v:textbox style="mso-fit-shape-to-text:t">
                          <w:txbxContent>
                            <w:p w:rsidR="004D7954" w:rsidRDefault="004D7954" w:rsidP="001C51BD">
                              <w:r>
                                <w:t>Z</w:t>
                              </w:r>
                            </w:p>
                          </w:txbxContent>
                        </v:textbox>
                      </v:shape>
                      <v:shape id="Arc 25" o:spid="_x0000_s1076" style="position:absolute;left:4532;top:7474;width:5577;height:1139;rotation:-1348524fd;visibility:visible;mso-wrap-style:square;v-text-anchor:middle" coordsize="557720,113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ABE8UA&#10;AADbAAAADwAAAGRycy9kb3ducmV2LnhtbESPQWvCQBSE74L/YXlCb2ZTS2NJs0qoBHrowap4fmRf&#10;k2D2bZpdk7S/visUPA4z8w2TbSfTioF611hW8BjFIIhLqxuuFJyOxfIFhPPIGlvLpOCHHGw381mG&#10;qbYjf9Jw8JUIEHYpKqi971IpXVmTQRfZjjh4X7Y36IPsK6l7HAPctHIVx4k02HBYqLGjt5rKy+Fq&#10;FJyvvObKJbt8dy7a349Lfvp+2iv1sJjyVxCeJn8P/7fftYLVM9y+hB8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EAETxQAAANsAAAAPAAAAAAAAAAAAAAAAAJgCAABkcnMv&#10;ZG93bnJldi54bWxQSwUGAAAAAAQABAD1AAAAigMAAAAA&#10;" path="m278860,nsc432870,,557720,25501,557720,56958r-278860,l278860,xem278860,nfc432870,,557720,25501,557720,56958e" filled="f" strokecolor="black [3213]" strokeweight="2.5pt">
                        <v:stroke startarrow="block"/>
                        <v:path arrowok="t" o:connecttype="custom" o:connectlocs="278860,0;557720,56958" o:connectangles="0,0"/>
                      </v:shape>
                      <v:shape id="Arc 26" o:spid="_x0000_s1077" style="position:absolute;top:16777;width:6573;height:1558;rotation:-1540745fd;visibility:visible;mso-wrap-style:square;v-text-anchor:middle" coordsize="657327,155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OmF8MA&#10;AADbAAAADwAAAGRycy9kb3ducmV2LnhtbESPUWvCMBSF3wX/Q7iDvchMLaJSjSKDiQgDbfcDLs21&#10;LUtuShK1+/dmMNjj4ZzzHc5mN1gj7uRD51jBbJqBIK6d7rhR8FV9vK1AhIis0TgmBT8UYLcdjzZY&#10;aPfgC93L2IgE4VCggjbGvpAy1C1ZDFPXEyfv6rzFmKRvpPb4SHBrZJ5lC2mx47TQYk/vLdXf5c0q&#10;WFVlNj9PPnN/png4dUtzuM2MUq8vw34NItIQ/8N/7aNWkC/g90v6AXL7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IOmF8MAAADbAAAADwAAAAAAAAAAAAAAAACYAgAAZHJzL2Rv&#10;d25yZXYueG1sUEsFBgAAAAAEAAQA9QAAAIgDAAAAAA==&#10;" path="m328664,nsc510180,,657328,34873,657328,77891r-328664,l328664,xem328664,nfc510180,,657328,34873,657328,77891e" filled="f" strokecolor="black [3213]" strokeweight="2.5pt">
                        <v:stroke endarrow="block"/>
                        <v:path arrowok="t" o:connecttype="custom" o:connectlocs="328664,0;657328,77891" o:connectangles="0,0"/>
                      </v:shape>
                      <v:shape id="_x0000_s1078" type="#_x0000_t202" style="position:absolute;left:6599;top:4134;width:3737;height:27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Y18cIA&#10;AADbAAAADwAAAGRycy9kb3ducmV2LnhtbESPT2vCQBTE7wW/w/IKvdWNQqukriL+AQ+9qPH+yL5m&#10;Q7NvQ/Zp4rd3hUKPw8z8hlmsBt+oG3WxDmxgMs5AEZfB1lwZKM779zmoKMgWm8Bk4E4RVsvRywJz&#10;G3o+0u0klUoQjjkacCJtrnUsHXmM49ASJ+8ndB4lya7StsM+wX2jp1n2qT3WnBYctrRxVP6ert6A&#10;iF1P7sXOx8Nl+N72Lis/sDDm7XVYf4ESGuQ//Nc+WAPTGTy/pB+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BjXxwgAAANsAAAAPAAAAAAAAAAAAAAAAAJgCAABkcnMvZG93&#10;bnJldi54bWxQSwUGAAAAAAQABAD1AAAAhwMAAAAA&#10;" filled="f" stroked="f">
                        <v:textbox style="mso-fit-shape-to-text:t">
                          <w:txbxContent>
                            <w:p w:rsidR="004D7954" w:rsidRDefault="004D7954" w:rsidP="001C51BD">
                              <w:r>
                                <w:t>I</w:t>
                              </w:r>
                              <w:r w:rsidRPr="001C51BD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_x0000_s1079" type="#_x0000_t202" style="position:absolute;left:2623;top:13517;width:3738;height:27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mhg70A&#10;AADbAAAADwAAAGRycy9kb3ducmV2LnhtbERPTYvCMBC9C/6HMII3TRVclmoU0V3wsJd1631oxqbY&#10;TEoz2vrvNwfB4+N9b3aDb9SDulgHNrCYZ6CIy2BrrgwUf9+zT1BRkC02gcnAkyLstuPRBnMbev6l&#10;x1kqlUI45mjAibS51rF05DHOQ0ucuGvoPEqCXaVth30K941eZtmH9lhzanDY0sFReTvfvQERu188&#10;iy8fT5fh59i7rFxhYcx0MuzXoIQGeYtf7pM1sExj05f0A/T2H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pmhg70AAADbAAAADwAAAAAAAAAAAAAAAACYAgAAZHJzL2Rvd25yZXYu&#10;eG1sUEsFBgAAAAAEAAQA9QAAAIIDAAAAAA==&#10;" filled="f" stroked="f">
                        <v:textbox style="mso-fit-shape-to-text:t">
                          <w:txbxContent>
                            <w:p w:rsidR="004D7954" w:rsidRDefault="004D7954" w:rsidP="001C51BD"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line id="Straight Connector 29" o:spid="_x0000_s1080" style="position:absolute;visibility:visible;mso-wrap-style:square" from="10813,10018" to="10813,18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wKysMAAADbAAAADwAAAGRycy9kb3ducmV2LnhtbESP0WrCQBRE3wv+w3ILvjWb+lA0dZVS&#10;2xIpKMZ+wCV7TYLZuyG7xs3fuwXBx2FmzjDLdTCtGKh3jWUFr0kKgri0uuFKwd/x+2UOwnlkja1l&#10;UjCSg/Vq8rTETNsrH2gofCUihF2GCmrvu0xKV9Zk0CW2I47eyfYGfZR9JXWP1wg3rZyl6Zs02HBc&#10;qLGjz5rKc3ExCnIcD2Gzlz9h94tfdrjw1qWs1PQ5fLyD8BT8I3xv51rBbAH/X+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GMCsrDAAAA2wAAAA8AAAAAAAAAAAAA&#10;AAAAoQIAAGRycy9kb3ducmV2LnhtbFBLBQYAAAAABAAEAPkAAACRAwAAAAA=&#10;" strokecolor="#4579b8 [3044]">
                        <v:stroke startarrow="block" endarrow="block"/>
                      </v:line>
                      <v:shape id="_x0000_s1081" type="#_x0000_t202" style="position:absolute;left:14232;top:16220;width:2465;height:27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EeLcIA&#10;AADbAAAADwAAAGRycy9kb3ducmV2LnhtbESPS4vCMBSF98L8h3AFd5p2BmWoRpEBYRhc+JiFy0tz&#10;bWqbm9pErf/eCILLw3l8nNmis7W4UutLxwrSUQKCOHe65ELB/341/AbhA7LG2jEpuJOHxfyjN8NM&#10;uxtv6boLhYgj7DNUYEJoMil9bsiiH7mGOHpH11oMUbaF1C3e4rit5WeSTKTFkiPBYEM/hvJqd7ER&#10;svb5ZevOp3RdyYOpJjjemD+lBv1uOQURqAvv8Kv9qxV8pfD8En+A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4R4twgAAANsAAAAPAAAAAAAAAAAAAAAAAJgCAABkcnMvZG93&#10;bnJldi54bWxQSwUGAAAAAAQABAD1AAAAhwMAAAAA&#10;" stroked="f">
                        <v:textbox style="mso-fit-shape-to-text:t">
                          <w:txbxContent>
                            <w:p w:rsidR="004D7954" w:rsidRDefault="004D7954" w:rsidP="001C51BD"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  <v:oval id="Oval 33" o:spid="_x0000_s1082" style="position:absolute;left:11370;top:5486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BiAMUA&#10;AADbAAAADwAAAGRycy9kb3ducmV2LnhtbESPT2vCQBTE74V+h+UVvIhuqhAkukotKII9+Bft7ZF9&#10;TUKzb2N21dRP7wpCj8PM/IYZTRpTigvVrrCs4L0bgSBOrS44U7DbzjoDEM4jaywtk4I/cjAZv76M&#10;MNH2ymu6bHwmAoRdggpy76tESpfmZNB1bUUcvB9bG/RB1pnUNV4D3JSyF0WxNFhwWMixos+c0t/N&#10;2Sj4jmdTjlfLNn9VLp3u53g7Hk5Ktd6ajyEIT43/Dz/bC62g34fHl/AD5Pg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8GIAxQAAANsAAAAPAAAAAAAAAAAAAAAAAJgCAABkcnMv&#10;ZG93bnJldi54bWxQSwUGAAAAAAQABAD1AAAAigMAAAAA&#10;" fillcolor="#4f81bd [3204]" strokecolor="#243f60 [1604]" strokeweight="2pt"/>
                    <v:shape id="_x0000_s1083" type="#_x0000_t202" style="position:absolute;left:12081;top:4373;width:12165;height:27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a9tcQA&#10;AADbAAAADwAAAGRycy9kb3ducmV2LnhtbESPzWrCQBSF90LfYbiF7szEtoaSOooUBBEXNXbR5SVz&#10;m0mTuRMzY4xv3ykILg/n5+MsVqNtxUC9rx0rmCUpCOLS6ZorBV/HzfQNhA/IGlvHpOBKHlbLh8kC&#10;c+0ufKChCJWII+xzVGBC6HIpfWnIok9cRxy9H9dbDFH2ldQ9XuK4beVzmmbSYs2RYLCjD0NlU5xt&#10;hOx9eT640+9s38hv02Q4/zQ7pZ4ex/U7iEBjuIdv7a1W8PIK/1/iD5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WvbXEAAAA2wAAAA8AAAAAAAAAAAAAAAAAmAIAAGRycy9k&#10;b3ducmV2LnhtbFBLBQYAAAAABAAEAPUAAACJAwAAAAA=&#10;" stroked="f">
                      <v:textbox style="mso-fit-shape-to-text:t">
                        <w:txbxContent>
                          <w:p w:rsidR="004D7954" w:rsidRDefault="004D7954" w:rsidP="00B120B2">
                            <w:r>
                              <w:t>P (0, 0, 4a)</w:t>
                            </w:r>
                          </w:p>
                        </w:txbxContent>
                      </v:textbox>
                    </v:shape>
                  </v:group>
                </v:group>
                <v:shape id="_x0000_s1084" type="#_x0000_t202" style="position:absolute;left:8189;top:17492;width:3578;height:27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u3sMAA&#10;AADbAAAADwAAAGRycy9kb3ducmV2LnhtbERPTWvCQBC9F/wPywje6sZKRaKriFAQ8VBtDx6H7JiN&#10;yc7G7Krpv+8cCj0+3vdy3ftGPaiLVWADk3EGirgItuLSwPfXx+scVEzIFpvAZOCHIqxXg5cl5jY8&#10;+UiPUyqVhHDM0YBLqc21joUjj3EcWmLhLqHzmAR2pbYdPiXcN/oty2baY8XS4LClraOiPt29lBxi&#10;cT+G23VyqPXZ1TN8/3R7Y0bDfrMAlahP/+I/984amMpY+SI/QK9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9u3sMAAAADbAAAADwAAAAAAAAAAAAAAAACYAgAAZHJzL2Rvd25y&#10;ZXYueG1sUEsFBgAAAAAEAAQA9QAAAIUDAAAAAA==&#10;" stroked="f">
                  <v:textbox style="mso-fit-shape-to-text:t">
                    <w:txbxContent>
                      <w:p w:rsidR="004D7954" w:rsidRDefault="004D7954" w:rsidP="00B120B2">
                        <w:r>
                          <w:t>2a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E2CF7">
        <w:rPr>
          <w:rFonts w:asciiTheme="majorBidi" w:hAnsiTheme="majorBidi" w:cstheme="majorBidi"/>
        </w:rPr>
        <w:t xml:space="preserve"> 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8"/>
        <w:gridCol w:w="4827"/>
      </w:tblGrid>
      <w:tr w:rsidR="005E2CF7" w:rsidTr="003C4846">
        <w:tc>
          <w:tcPr>
            <w:tcW w:w="4729" w:type="dxa"/>
          </w:tcPr>
          <w:p w:rsidR="005E2CF7" w:rsidRPr="005E2CF7" w:rsidRDefault="00B120B2" w:rsidP="00C86F9F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Using the result from part a, find the magnetic field at P due to the two loops carrying currents I</w:t>
            </w:r>
            <w:r w:rsidRPr="00B120B2">
              <w:rPr>
                <w:rFonts w:asciiTheme="majorBidi" w:hAnsiTheme="majorBidi" w:cstheme="majorBidi"/>
                <w:vertAlign w:val="subscript"/>
              </w:rPr>
              <w:t>1</w:t>
            </w:r>
            <w:r>
              <w:rPr>
                <w:rFonts w:asciiTheme="majorBidi" w:hAnsiTheme="majorBidi" w:cstheme="majorBidi"/>
              </w:rPr>
              <w:t xml:space="preserve"> and I</w:t>
            </w:r>
            <w:r w:rsidRPr="00B120B2">
              <w:rPr>
                <w:rFonts w:asciiTheme="majorBidi" w:hAnsiTheme="majorBidi" w:cstheme="majorBidi"/>
                <w:vertAlign w:val="subscript"/>
              </w:rPr>
              <w:t>2</w:t>
            </w:r>
            <w:r>
              <w:rPr>
                <w:rFonts w:asciiTheme="majorBidi" w:hAnsiTheme="majorBidi" w:cstheme="majorBidi"/>
              </w:rPr>
              <w:t xml:space="preserve"> as shown. The loop carrying current I</w:t>
            </w:r>
            <w:r w:rsidRPr="00B120B2">
              <w:rPr>
                <w:rFonts w:asciiTheme="majorBidi" w:hAnsiTheme="majorBidi" w:cstheme="majorBidi"/>
                <w:vertAlign w:val="subscript"/>
              </w:rPr>
              <w:t>2</w:t>
            </w:r>
            <w:r>
              <w:rPr>
                <w:rFonts w:asciiTheme="majorBidi" w:hAnsiTheme="majorBidi" w:cstheme="majorBidi"/>
              </w:rPr>
              <w:t xml:space="preserve"> is in the </w:t>
            </w:r>
            <w:proofErr w:type="spellStart"/>
            <w:r>
              <w:rPr>
                <w:rFonts w:asciiTheme="majorBidi" w:hAnsiTheme="majorBidi" w:cstheme="majorBidi"/>
              </w:rPr>
              <w:t>xy</w:t>
            </w:r>
            <w:proofErr w:type="spellEnd"/>
            <w:r>
              <w:rPr>
                <w:rFonts w:asciiTheme="majorBidi" w:hAnsiTheme="majorBidi" w:cstheme="majorBidi"/>
              </w:rPr>
              <w:t xml:space="preserve"> plane, and has radius a, and the loop carrying current I</w:t>
            </w:r>
            <w:r w:rsidRPr="00B120B2">
              <w:rPr>
                <w:rFonts w:asciiTheme="majorBidi" w:hAnsiTheme="majorBidi" w:cstheme="majorBidi"/>
                <w:vertAlign w:val="subscript"/>
              </w:rPr>
              <w:t>1</w:t>
            </w:r>
            <w:r w:rsidR="00DE5F39">
              <w:rPr>
                <w:rFonts w:asciiTheme="majorBidi" w:hAnsiTheme="majorBidi" w:cstheme="majorBidi"/>
              </w:rPr>
              <w:t xml:space="preserve"> is parallel to the first loop and </w:t>
            </w:r>
            <w:proofErr w:type="gramStart"/>
            <w:r w:rsidR="00DE5F39">
              <w:rPr>
                <w:rFonts w:asciiTheme="majorBidi" w:hAnsiTheme="majorBidi" w:cstheme="majorBidi"/>
              </w:rPr>
              <w:t xml:space="preserve">at </w:t>
            </w:r>
            <w:r>
              <w:rPr>
                <w:rFonts w:asciiTheme="majorBidi" w:hAnsiTheme="majorBidi" w:cstheme="majorBidi"/>
              </w:rPr>
              <w:t xml:space="preserve"> a</w:t>
            </w:r>
            <w:proofErr w:type="gramEnd"/>
            <w:r>
              <w:rPr>
                <w:rFonts w:asciiTheme="majorBidi" w:hAnsiTheme="majorBidi" w:cstheme="majorBidi"/>
              </w:rPr>
              <w:t xml:space="preserve"> distance of 2a above it</w:t>
            </w:r>
            <w:r w:rsidR="0087581D">
              <w:rPr>
                <w:rFonts w:asciiTheme="majorBidi" w:hAnsiTheme="majorBidi" w:cstheme="majorBidi"/>
              </w:rPr>
              <w:t>.  (8 marks)</w:t>
            </w:r>
          </w:p>
        </w:tc>
        <w:tc>
          <w:tcPr>
            <w:tcW w:w="4828" w:type="dxa"/>
          </w:tcPr>
          <w:p w:rsidR="005E2CF7" w:rsidRDefault="005E2CF7" w:rsidP="005E2CF7">
            <w:pPr>
              <w:pStyle w:val="ListParagraph"/>
              <w:ind w:left="0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</w:tr>
    </w:tbl>
    <w:p w:rsidR="001A7C0C" w:rsidRDefault="001A7C0C" w:rsidP="001A7C0C">
      <w:pPr>
        <w:pStyle w:val="ListParagraph"/>
        <w:rPr>
          <w:rFonts w:asciiTheme="majorHAnsi" w:hAnsiTheme="majorHAnsi" w:cstheme="minorHAnsi"/>
          <w:bCs/>
          <w:sz w:val="22"/>
          <w:szCs w:val="22"/>
        </w:rPr>
      </w:pPr>
    </w:p>
    <w:p w:rsidR="008E4547" w:rsidRDefault="008E4547" w:rsidP="001A7C0C">
      <w:pPr>
        <w:pStyle w:val="ListParagraph"/>
        <w:rPr>
          <w:rFonts w:asciiTheme="majorHAnsi" w:hAnsiTheme="majorHAnsi" w:cstheme="minorHAnsi"/>
          <w:bCs/>
          <w:sz w:val="22"/>
          <w:szCs w:val="22"/>
        </w:rPr>
      </w:pPr>
    </w:p>
    <w:p w:rsidR="008E4547" w:rsidRDefault="008E4547" w:rsidP="001A7C0C">
      <w:pPr>
        <w:pStyle w:val="ListParagraph"/>
        <w:rPr>
          <w:rFonts w:asciiTheme="majorHAnsi" w:hAnsiTheme="majorHAnsi" w:cstheme="minorHAnsi"/>
          <w:bCs/>
          <w:sz w:val="22"/>
          <w:szCs w:val="22"/>
        </w:rPr>
      </w:pPr>
    </w:p>
    <w:p w:rsidR="008E4547" w:rsidRDefault="00B120B2" w:rsidP="001A7C0C">
      <w:pPr>
        <w:pStyle w:val="ListParagraph"/>
        <w:rPr>
          <w:rFonts w:asciiTheme="majorHAnsi" w:hAnsiTheme="majorHAnsi" w:cstheme="minorHAnsi"/>
          <w:bCs/>
          <w:sz w:val="22"/>
          <w:szCs w:val="22"/>
        </w:rPr>
      </w:pPr>
      <w:r w:rsidRPr="00A16222">
        <w:rPr>
          <w:rFonts w:asciiTheme="majorHAnsi" w:hAnsiTheme="majorHAnsi" w:cs="Calibri"/>
          <w:noProof/>
          <w:color w:val="FF0000"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59B72D39" wp14:editId="634ED7D8">
                <wp:simplePos x="0" y="0"/>
                <wp:positionH relativeFrom="column">
                  <wp:posOffset>4774395</wp:posOffset>
                </wp:positionH>
                <wp:positionV relativeFrom="paragraph">
                  <wp:posOffset>24130</wp:posOffset>
                </wp:positionV>
                <wp:extent cx="352425" cy="323215"/>
                <wp:effectExtent l="0" t="0" r="9525" b="635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3232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7954" w:rsidRDefault="004D7954" w:rsidP="00B120B2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</w:pPr>
                            <w:r>
                              <w:t>2a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5" type="#_x0000_t202" style="position:absolute;left:0;text-align:left;margin-left:375.95pt;margin-top:1.9pt;width:27.75pt;height:25.45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" fillcolor="white [3212]" stroked="f">
                <v:textbox>
                  <w:txbxContent>
                    <w:p w:rsidR="004D7954" w:rsidRDefault="004D7954" w:rsidP="00B120B2">
                      <w:pPr>
                        <w:pStyle w:val="ListParagraph"/>
                        <w:numPr>
                          <w:ilvl w:val="0"/>
                          <w:numId w:val="34"/>
                        </w:numPr>
                      </w:pPr>
                      <w:r>
                        <w:t>2a</w:t>
                      </w:r>
                    </w:p>
                  </w:txbxContent>
                </v:textbox>
              </v:shape>
            </w:pict>
          </mc:Fallback>
        </mc:AlternateContent>
      </w:r>
    </w:p>
    <w:p w:rsidR="008E4547" w:rsidRDefault="008E4547" w:rsidP="001A7C0C">
      <w:pPr>
        <w:pStyle w:val="ListParagraph"/>
        <w:rPr>
          <w:rFonts w:asciiTheme="majorHAnsi" w:hAnsiTheme="majorHAnsi" w:cstheme="minorHAnsi"/>
          <w:bCs/>
          <w:sz w:val="22"/>
          <w:szCs w:val="22"/>
        </w:rPr>
      </w:pPr>
    </w:p>
    <w:p w:rsidR="008E4547" w:rsidRDefault="008E4547" w:rsidP="001A7C0C">
      <w:pPr>
        <w:pStyle w:val="ListParagraph"/>
        <w:rPr>
          <w:rFonts w:asciiTheme="majorHAnsi" w:hAnsiTheme="majorHAnsi" w:cstheme="minorHAnsi"/>
          <w:bCs/>
          <w:sz w:val="22"/>
          <w:szCs w:val="22"/>
        </w:rPr>
      </w:pPr>
    </w:p>
    <w:p w:rsidR="008E4547" w:rsidRDefault="008E4547" w:rsidP="001A7C0C">
      <w:pPr>
        <w:pStyle w:val="ListParagraph"/>
        <w:rPr>
          <w:rFonts w:asciiTheme="majorHAnsi" w:hAnsiTheme="majorHAnsi" w:cstheme="minorHAnsi"/>
          <w:bCs/>
          <w:sz w:val="22"/>
          <w:szCs w:val="22"/>
        </w:rPr>
      </w:pPr>
    </w:p>
    <w:p w:rsidR="008E4547" w:rsidRDefault="008E4547" w:rsidP="001A7C0C">
      <w:pPr>
        <w:pStyle w:val="ListParagraph"/>
        <w:rPr>
          <w:rFonts w:asciiTheme="majorHAnsi" w:hAnsiTheme="majorHAnsi" w:cstheme="minorHAnsi"/>
          <w:bCs/>
          <w:sz w:val="22"/>
          <w:szCs w:val="22"/>
        </w:rPr>
      </w:pPr>
    </w:p>
    <w:p w:rsidR="008E4547" w:rsidRDefault="008E4547" w:rsidP="001A7C0C">
      <w:pPr>
        <w:pStyle w:val="ListParagraph"/>
        <w:rPr>
          <w:rFonts w:asciiTheme="majorHAnsi" w:hAnsiTheme="majorHAnsi" w:cstheme="minorHAnsi"/>
          <w:bCs/>
          <w:sz w:val="22"/>
          <w:szCs w:val="22"/>
        </w:rPr>
      </w:pPr>
    </w:p>
    <w:p w:rsidR="008E4547" w:rsidRDefault="008E4547" w:rsidP="001A7C0C">
      <w:pPr>
        <w:pStyle w:val="ListParagraph"/>
        <w:rPr>
          <w:rFonts w:asciiTheme="majorHAnsi" w:hAnsiTheme="majorHAnsi" w:cstheme="minorHAnsi"/>
          <w:bCs/>
          <w:sz w:val="22"/>
          <w:szCs w:val="22"/>
        </w:rPr>
      </w:pPr>
    </w:p>
    <w:p w:rsidR="008E4547" w:rsidRDefault="008E4547" w:rsidP="001A7C0C">
      <w:pPr>
        <w:pStyle w:val="ListParagraph"/>
        <w:rPr>
          <w:rFonts w:asciiTheme="majorHAnsi" w:hAnsiTheme="majorHAnsi" w:cstheme="minorHAnsi"/>
          <w:bCs/>
          <w:sz w:val="22"/>
          <w:szCs w:val="22"/>
        </w:rPr>
      </w:pPr>
    </w:p>
    <w:p w:rsidR="008E4547" w:rsidRDefault="008E4547" w:rsidP="001A7C0C">
      <w:pPr>
        <w:pStyle w:val="ListParagraph"/>
        <w:rPr>
          <w:rFonts w:asciiTheme="majorHAnsi" w:hAnsiTheme="majorHAnsi" w:cstheme="minorHAnsi"/>
          <w:bCs/>
          <w:sz w:val="22"/>
          <w:szCs w:val="22"/>
        </w:rPr>
      </w:pPr>
    </w:p>
    <w:p w:rsidR="009832A1" w:rsidRDefault="009832A1" w:rsidP="001A7C0C">
      <w:pPr>
        <w:pStyle w:val="ListParagraph"/>
        <w:rPr>
          <w:rFonts w:asciiTheme="majorHAnsi" w:hAnsiTheme="majorHAnsi" w:cstheme="minorHAnsi"/>
          <w:bCs/>
          <w:sz w:val="22"/>
          <w:szCs w:val="22"/>
        </w:rPr>
      </w:pPr>
    </w:p>
    <w:p w:rsidR="008E4547" w:rsidRDefault="0087581D" w:rsidP="001A7C0C">
      <w:pPr>
        <w:pStyle w:val="ListParagraph"/>
        <w:rPr>
          <w:rFonts w:asciiTheme="majorHAnsi" w:hAnsiTheme="majorHAnsi" w:cstheme="minorHAnsi"/>
          <w:bCs/>
          <w:sz w:val="22"/>
          <w:szCs w:val="22"/>
        </w:rPr>
      </w:pPr>
      <w:r>
        <w:rPr>
          <w:rFonts w:ascii="Georgia" w:hAnsi="Georgia"/>
          <w:b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62BB6823" wp14:editId="4A96EB6B">
                <wp:simplePos x="0" y="0"/>
                <wp:positionH relativeFrom="column">
                  <wp:posOffset>4982845</wp:posOffset>
                </wp:positionH>
                <wp:positionV relativeFrom="paragraph">
                  <wp:posOffset>11430</wp:posOffset>
                </wp:positionV>
                <wp:extent cx="941070" cy="443230"/>
                <wp:effectExtent l="0" t="0" r="11430" b="13970"/>
                <wp:wrapNone/>
                <wp:docPr id="8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1070" cy="4432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392.35pt;margin-top:.9pt;width:74.1pt;height:34.9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" filled="f" strokecolor="black [3213]">
                <v:path arrowok="t"/>
              </v:rect>
            </w:pict>
          </mc:Fallback>
        </mc:AlternateContent>
      </w:r>
    </w:p>
    <w:p w:rsidR="008E4547" w:rsidRDefault="008E4547" w:rsidP="001A7C0C">
      <w:pPr>
        <w:pStyle w:val="ListParagraph"/>
        <w:rPr>
          <w:rFonts w:asciiTheme="majorHAnsi" w:hAnsiTheme="majorHAnsi" w:cstheme="minorHAnsi"/>
          <w:bCs/>
          <w:sz w:val="22"/>
          <w:szCs w:val="22"/>
        </w:rPr>
      </w:pPr>
    </w:p>
    <w:p w:rsidR="008E4547" w:rsidRPr="001A7C0C" w:rsidRDefault="008E4547" w:rsidP="001A7C0C">
      <w:pPr>
        <w:pStyle w:val="ListParagraph"/>
        <w:rPr>
          <w:rFonts w:asciiTheme="majorHAnsi" w:hAnsiTheme="majorHAnsi" w:cstheme="minorHAnsi"/>
          <w:bCs/>
          <w:sz w:val="22"/>
          <w:szCs w:val="22"/>
        </w:rPr>
      </w:pPr>
    </w:p>
    <w:p w:rsidR="00A558A3" w:rsidRDefault="00A558A3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A558A3" w:rsidRDefault="00A558A3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A558A3" w:rsidRDefault="00A558A3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154C14" w:rsidRDefault="00154C14" w:rsidP="00D6265D">
      <w:pPr>
        <w:tabs>
          <w:tab w:val="left" w:pos="7260"/>
        </w:tabs>
        <w:rPr>
          <w:rFonts w:ascii="Georgia" w:hAnsi="Georgia"/>
          <w:b/>
          <w:sz w:val="22"/>
          <w:szCs w:val="22"/>
        </w:rPr>
      </w:pPr>
    </w:p>
    <w:p w:rsidR="0006656B" w:rsidRPr="00D6265D" w:rsidRDefault="007A1D98" w:rsidP="00D6265D">
      <w:pPr>
        <w:tabs>
          <w:tab w:val="left" w:pos="7260"/>
        </w:tabs>
        <w:rPr>
          <w:rFonts w:ascii="Georgia" w:hAnsi="Georgia"/>
          <w:b/>
          <w:sz w:val="22"/>
          <w:szCs w:val="22"/>
        </w:rPr>
      </w:pPr>
      <w:r>
        <w:rPr>
          <w:b/>
          <w:bCs/>
          <w:noProof/>
          <w:sz w:val="28"/>
          <w:szCs w:val="28"/>
          <w:u w:val="single"/>
          <w:lang w:val="en-CA" w:eastAsia="en-CA"/>
        </w:rPr>
        <w:lastRenderedPageBreak/>
        <mc:AlternateContent>
          <mc:Choice Requires="wpg">
            <w:drawing>
              <wp:anchor distT="0" distB="0" distL="114300" distR="114300" simplePos="0" relativeHeight="252228608" behindDoc="0" locked="0" layoutInCell="1" allowOverlap="1" wp14:anchorId="1276FC91" wp14:editId="79C40B62">
                <wp:simplePos x="0" y="0"/>
                <wp:positionH relativeFrom="column">
                  <wp:posOffset>4251822</wp:posOffset>
                </wp:positionH>
                <wp:positionV relativeFrom="paragraph">
                  <wp:posOffset>-95416</wp:posOffset>
                </wp:positionV>
                <wp:extent cx="1550035" cy="1542415"/>
                <wp:effectExtent l="0" t="0" r="12065" b="19685"/>
                <wp:wrapNone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0035" cy="1542415"/>
                          <a:chOff x="0" y="0"/>
                          <a:chExt cx="1550035" cy="1542415"/>
                        </a:xfrm>
                      </wpg:grpSpPr>
                      <wps:wsp>
                        <wps:cNvPr id="54" name="Donut 54"/>
                        <wps:cNvSpPr/>
                        <wps:spPr>
                          <a:xfrm>
                            <a:off x="0" y="0"/>
                            <a:ext cx="1550035" cy="1542415"/>
                          </a:xfrm>
                          <a:prstGeom prst="donut">
                            <a:avLst/>
                          </a:prstGeom>
                          <a:pattFill prst="pct20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Straight Connector 57"/>
                        <wps:cNvCnPr/>
                        <wps:spPr>
                          <a:xfrm flipH="1" flipV="1">
                            <a:off x="198783" y="238539"/>
                            <a:ext cx="564515" cy="5238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3711" y="182880"/>
                            <a:ext cx="270345" cy="326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D7954" w:rsidRDefault="00A324CF">
                              <w:r>
                                <w:pict>
                                  <v:shape id="Picture 306" o:spid="_x0000_i1031" type="#_x0000_t75" style="width:6.15pt;height:3.65pt;visibility:visible;mso-wrap-style:square">
                                    <v:imagedata r:id="rId11" o:title=""/>
                                  </v:shape>
                                </w:pict>
                              </w:r>
                              <w:proofErr w:type="gramStart"/>
                              <w:r w:rsidR="004D7954">
                                <w:t>b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96" name="Straight Connector 296"/>
                        <wps:cNvCnPr/>
                        <wps:spPr>
                          <a:xfrm flipH="1">
                            <a:off x="524786" y="763326"/>
                            <a:ext cx="247981" cy="31101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45273" y="707666"/>
                            <a:ext cx="318052" cy="318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D7954" w:rsidRDefault="004D7954" w:rsidP="007A1D98">
                              <w:r>
                                <w:rPr>
                                  <w:noProof/>
                                  <w:lang w:val="en-CA" w:eastAsia="en-CA"/>
                                </w:rPr>
                                <w:drawing>
                                  <wp:inline distT="0" distB="0" distL="0" distR="0" wp14:anchorId="1C8F649D" wp14:editId="44138EA9">
                                    <wp:extent cx="79375" cy="47625"/>
                                    <wp:effectExtent l="0" t="0" r="0" b="9525"/>
                                    <wp:docPr id="70" name="Picture 7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0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9375" cy="476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proofErr w:type="gramStart"/>
                              <w: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" o:spid="_x0000_s1086" style="position:absolute;margin-left:334.8pt;margin-top:-7.5pt;width:122.05pt;height:121.45pt;z-index:252228608" coordsize="15500,15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"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Donut 54" o:spid="_x0000_s1087" type="#_x0000_t23" style="position:absolute;width:15500;height:154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r32sYA&#10;AADbAAAADwAAAGRycy9kb3ducmV2LnhtbESPQWvCQBSE7wX/w/KEXqRuFLUlukoRU4pgS2Pr+ZF9&#10;JrHZtyG70fTfu4LQ4zAz3zCLVWcqcabGlZYVjIYRCOLM6pJzBd/75OkFhPPIGivLpOCPHKyWvYcF&#10;xtpe+IvOqc9FgLCLUUHhfR1L6bKCDLqhrYmDd7SNQR9kk0vd4CXATSXHUTSTBksOCwXWtC4o+01b&#10;o+Bzl6wHu7eDnpw2z+P6J9p+tPuZUo/97nUOwlPn/8P39rtWMJ3A7Uv4A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r32sYAAADbAAAADwAAAAAAAAAAAAAAAACYAgAAZHJz&#10;L2Rvd25yZXYueG1sUEsFBgAAAAAEAAQA9QAAAIsDAAAAAA==&#10;" adj="5373" fillcolor="#4f81bd [3204]" strokecolor="#243f60 [1604]" strokeweight="2pt">
                  <v:fill r:id="rId13" o:title="" color2="white [3212]" type="pattern"/>
                </v:shape>
                <v:line id="Straight Connector 57" o:spid="_x0000_s1088" style="position:absolute;flip:x y;visibility:visible;mso-wrap-style:square" from="1987,2385" to="7632,7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XyTocMAAADbAAAADwAAAGRycy9kb3ducmV2LnhtbESPQWvCQBSE7wX/w/IEb3VjwappNmIF&#10;RbAI1fb+yL4m0ezbkF3N9t+7BaHHYWa+YbJlMI24Uedqywom4wQEcWF1zaWCr9PmeQ7CeWSNjWVS&#10;8EsOlvngKcNU254/6Xb0pYgQdikqqLxvUyldUZFBN7YtcfR+bGfQR9mVUnfYR7hp5EuSvEqDNceF&#10;CltaV1RcjlejYLcPizmvD+cP/O5tc5i+J3oblBoNw+oNhKfg/8OP9k4rmM7g70v8ATK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8k6HDAAAA2wAAAA8AAAAAAAAAAAAA&#10;AAAAoQIAAGRycy9kb3ducmV2LnhtbFBLBQYAAAAABAAEAPkAAACRAwAAAAA=&#10;" strokecolor="black [3213]"/>
                <v:shape id="_x0000_s1089" type="#_x0000_t202" style="position:absolute;left:3737;top:1828;width:2703;height:3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h5QsMA&#10;AADcAAAADwAAAGRycy9kb3ducmV2LnhtbESPT2vCQBTE74V+h+UVvNWNgkWjq4h/wEMv1Xh/ZF+z&#10;odm3Ifs08du7hUKPw8z8hlltBt+oO3WxDmxgMs5AEZfB1lwZKC7H9zmoKMgWm8Bk4EERNuvXlxXm&#10;NvT8RfezVCpBOOZowIm0udaxdOQxjkNLnLzv0HmUJLtK2w77BPeNnmbZh/ZYc1pw2NLOUflzvnkD&#10;InY7eRQHH0/X4XPfu6ycYWHM6G3YLkEJDfIf/mufrIHpfAG/Z9IR0O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Rh5QsMAAADcAAAADwAAAAAAAAAAAAAAAACYAgAAZHJzL2Rv&#10;d25yZXYueG1sUEsFBgAAAAAEAAQA9QAAAIgDAAAAAA==&#10;" filled="f" stroked="f">
                  <v:textbox style="mso-fit-shape-to-text:t">
                    <w:txbxContent>
                      <w:p w:rsidR="004D7954" w:rsidRDefault="007548FE">
                        <w:r>
                          <w:pict>
                            <v:shape id="Picture 306" o:spid="_x0000_i1031" type="#_x0000_t75" style="width:6.05pt;height:3.6pt;visibility:visible;mso-wrap-style:square">
                              <v:imagedata r:id="rId14" o:title=""/>
                            </v:shape>
                          </w:pict>
                        </w:r>
                        <w:r w:rsidR="004D7954">
                          <w:t>b</w:t>
                        </w:r>
                      </w:p>
                    </w:txbxContent>
                  </v:textbox>
                </v:shape>
                <v:line id="Straight Connector 296" o:spid="_x0000_s1090" style="position:absolute;flip:x;visibility:visible;mso-wrap-style:square" from="5247,7633" to="7727,107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qFGMQAAADcAAAADwAAAGRycy9kb3ducmV2LnhtbESP3WoCMRSE7wu+QziCdzWr2EW3RlGh&#10;UHoj/jzAYXPcLN2crEmq6z59Uyh4OczMN8xy3dlG3MiH2rGCyTgDQVw6XXOl4Hz6eJ2DCBFZY+OY&#10;FDwowHo1eFliod2dD3Q7xkokCIcCFZgY20LKUBqyGMauJU7exXmLMUlfSe3xnuC2kdMsy6XFmtOC&#10;wZZ2hsrv449V0PTx3C+2O9Nn19lD7/e5829fSo2G3eYdRKQuPsP/7U+tYLrI4e9MOgJ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WoUYxAAAANwAAAAPAAAAAAAAAAAA&#10;AAAAAKECAABkcnMvZG93bnJldi54bWxQSwUGAAAAAAQABAD5AAAAkgMAAAAA&#10;" strokecolor="black [3213]"/>
                <v:shape id="_x0000_s1091" type="#_x0000_t202" style="position:absolute;left:4452;top:7076;width:3181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Cqgr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x8Y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rwqoK+AAAA2wAAAA8AAAAAAAAAAAAAAAAAmAIAAGRycy9kb3ducmV2&#10;LnhtbFBLBQYAAAAABAAEAPUAAACDAwAAAAA=&#10;" filled="f" stroked="f">
                  <v:textbox>
                    <w:txbxContent>
                      <w:p w:rsidR="004D7954" w:rsidRDefault="004D7954" w:rsidP="007A1D98">
                        <w:r>
                          <w:rPr>
                            <w:noProof/>
                            <w:lang w:val="en-CA" w:eastAsia="en-CA"/>
                          </w:rPr>
                          <w:drawing>
                            <wp:inline distT="0" distB="0" distL="0" distR="0" wp14:anchorId="1C8F649D" wp14:editId="44138EA9">
                              <wp:extent cx="79375" cy="47625"/>
                              <wp:effectExtent l="0" t="0" r="0" b="9525"/>
                              <wp:docPr id="70" name="Picture 7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0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9375" cy="47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A7C0C">
        <w:rPr>
          <w:b/>
          <w:bCs/>
          <w:noProof/>
          <w:sz w:val="28"/>
          <w:szCs w:val="28"/>
          <w:u w:val="single"/>
          <w:lang w:val="en-CA" w:eastAsia="en-CA"/>
        </w:rPr>
        <w:t>Question 3</w:t>
      </w:r>
      <w:r w:rsidR="00D6265D">
        <w:rPr>
          <w:color w:val="000000"/>
          <w:lang w:val="en-CA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6"/>
        <w:gridCol w:w="4027"/>
      </w:tblGrid>
      <w:tr w:rsidR="00D6265D" w:rsidTr="00D6265D">
        <w:tc>
          <w:tcPr>
            <w:tcW w:w="5637" w:type="dxa"/>
          </w:tcPr>
          <w:p w:rsidR="00D6265D" w:rsidRPr="00D6265D" w:rsidRDefault="00D6265D" w:rsidP="00D6265D">
            <w:pPr>
              <w:jc w:val="both"/>
              <w:rPr>
                <w:b/>
                <w:color w:val="000000"/>
              </w:rPr>
            </w:pPr>
          </w:p>
          <w:p w:rsidR="00D6265D" w:rsidRPr="00D6265D" w:rsidRDefault="00B120B2" w:rsidP="00DE5F39">
            <w:pPr>
              <w:rPr>
                <w:bCs/>
                <w:noProof/>
                <w:sz w:val="28"/>
                <w:szCs w:val="28"/>
                <w:u w:val="single"/>
                <w:lang w:eastAsia="en-CA"/>
              </w:rPr>
            </w:pPr>
            <w:r>
              <w:rPr>
                <w:color w:val="000000"/>
              </w:rPr>
              <w:t xml:space="preserve">A straight long solid cylindrical conductor of inner radius </w:t>
            </w:r>
            <w:proofErr w:type="gramStart"/>
            <w:r>
              <w:rPr>
                <w:color w:val="000000"/>
              </w:rPr>
              <w:t>a and</w:t>
            </w:r>
            <w:proofErr w:type="gramEnd"/>
            <w:r>
              <w:rPr>
                <w:color w:val="000000"/>
              </w:rPr>
              <w:t xml:space="preserve"> outer radius b carries current I</w:t>
            </w:r>
            <w:r w:rsidR="00154C14">
              <w:rPr>
                <w:color w:val="000000"/>
              </w:rPr>
              <w:t xml:space="preserve"> along its length. The current d</w:t>
            </w:r>
            <w:r>
              <w:rPr>
                <w:color w:val="000000"/>
              </w:rPr>
              <w:t xml:space="preserve">ensity </w:t>
            </w:r>
            <w:r w:rsidR="00DE5F39">
              <w:rPr>
                <w:color w:val="000000"/>
              </w:rPr>
              <w:t xml:space="preserve">varies </w:t>
            </w:r>
            <w:r>
              <w:rPr>
                <w:color w:val="000000"/>
              </w:rPr>
              <w:t>as J=J</w:t>
            </w:r>
            <w:r w:rsidRPr="00B120B2">
              <w:rPr>
                <w:color w:val="000000"/>
                <w:vertAlign w:val="subscript"/>
              </w:rPr>
              <w:t>0</w:t>
            </w:r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r</w:t>
            </w:r>
            <w:r w:rsidR="007A1D98"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 xml:space="preserve">  </w:t>
            </w:r>
            <w:r w:rsidR="007A1D98">
              <w:rPr>
                <w:color w:val="000000"/>
              </w:rPr>
              <w:t>within</w:t>
            </w:r>
            <w:proofErr w:type="gramEnd"/>
            <w:r w:rsidR="007A1D98">
              <w:rPr>
                <w:color w:val="000000"/>
              </w:rPr>
              <w:t xml:space="preserve"> the conductor, where r is the radial distance from the axis of symmetry of the conductor. A cross section of the conductor is shown</w:t>
            </w:r>
            <w:r w:rsidR="0087581D">
              <w:rPr>
                <w:color w:val="000000"/>
              </w:rPr>
              <w:t>. All parts</w:t>
            </w:r>
            <w:r w:rsidR="00154C14">
              <w:rPr>
                <w:color w:val="000000"/>
              </w:rPr>
              <w:t xml:space="preserve"> below</w:t>
            </w:r>
            <w:r w:rsidR="0087581D">
              <w:rPr>
                <w:color w:val="000000"/>
              </w:rPr>
              <w:t xml:space="preserve"> </w:t>
            </w:r>
            <w:r w:rsidR="00DE5F39">
              <w:rPr>
                <w:color w:val="000000"/>
              </w:rPr>
              <w:t>have equal marks</w:t>
            </w:r>
            <w:r w:rsidR="0087581D">
              <w:rPr>
                <w:color w:val="000000"/>
              </w:rPr>
              <w:t xml:space="preserve">. </w:t>
            </w:r>
          </w:p>
        </w:tc>
        <w:tc>
          <w:tcPr>
            <w:tcW w:w="4028" w:type="dxa"/>
          </w:tcPr>
          <w:p w:rsidR="00D6265D" w:rsidRDefault="00D6265D" w:rsidP="00D6265D">
            <w:pPr>
              <w:tabs>
                <w:tab w:val="left" w:pos="327"/>
              </w:tabs>
              <w:rPr>
                <w:b/>
                <w:bCs/>
                <w:noProof/>
                <w:sz w:val="28"/>
                <w:szCs w:val="28"/>
                <w:u w:val="single"/>
                <w:lang w:eastAsia="en-CA"/>
              </w:rPr>
            </w:pPr>
          </w:p>
        </w:tc>
      </w:tr>
    </w:tbl>
    <w:p w:rsidR="002E41C2" w:rsidRPr="002E41C2" w:rsidRDefault="002E41C2" w:rsidP="00D6265D">
      <w:pPr>
        <w:jc w:val="right"/>
        <w:rPr>
          <w:b/>
          <w:bCs/>
          <w:noProof/>
          <w:sz w:val="28"/>
          <w:szCs w:val="28"/>
          <w:u w:val="single"/>
          <w:lang w:eastAsia="en-CA"/>
        </w:rPr>
      </w:pPr>
    </w:p>
    <w:p w:rsidR="001A7C0C" w:rsidRDefault="001A7C0C" w:rsidP="00D857F1">
      <w:pPr>
        <w:tabs>
          <w:tab w:val="left" w:pos="7260"/>
        </w:tabs>
        <w:jc w:val="right"/>
        <w:rPr>
          <w:rFonts w:ascii="Georgia" w:hAnsi="Georgia"/>
          <w:b/>
          <w:sz w:val="22"/>
          <w:szCs w:val="22"/>
        </w:rPr>
      </w:pPr>
    </w:p>
    <w:p w:rsidR="001A7C0C" w:rsidRPr="00D06C9B" w:rsidRDefault="007A1D98" w:rsidP="00D06C9B">
      <w:pPr>
        <w:pStyle w:val="ListParagraph"/>
        <w:numPr>
          <w:ilvl w:val="0"/>
          <w:numId w:val="23"/>
        </w:numPr>
        <w:tabs>
          <w:tab w:val="left" w:pos="7260"/>
        </w:tabs>
        <w:rPr>
          <w:color w:val="000000"/>
        </w:rPr>
      </w:pPr>
      <w:r>
        <w:rPr>
          <w:color w:val="000000"/>
        </w:rPr>
        <w:t>Find the constant J</w:t>
      </w:r>
      <w:r>
        <w:rPr>
          <w:color w:val="000000"/>
          <w:vertAlign w:val="subscript"/>
        </w:rPr>
        <w:t>0</w:t>
      </w:r>
      <w:r w:rsidR="00DE5F39">
        <w:rPr>
          <w:color w:val="000000"/>
        </w:rPr>
        <w:t xml:space="preserve"> in terms of the current </w:t>
      </w:r>
      <w:proofErr w:type="gramStart"/>
      <w:r w:rsidR="00DE5F39">
        <w:rPr>
          <w:color w:val="000000"/>
        </w:rPr>
        <w:t>I</w:t>
      </w:r>
      <w:proofErr w:type="gramEnd"/>
      <w:r>
        <w:rPr>
          <w:color w:val="000000"/>
        </w:rPr>
        <w:t xml:space="preserve"> and the dimensions of the wire. </w:t>
      </w:r>
    </w:p>
    <w:p w:rsidR="00D857F1" w:rsidRDefault="00A96B08" w:rsidP="00617A17">
      <w:pPr>
        <w:tabs>
          <w:tab w:val="left" w:pos="7260"/>
        </w:tabs>
        <w:rPr>
          <w:color w:val="000000"/>
        </w:rPr>
      </w:pPr>
      <w:r>
        <w:rPr>
          <w:noProof/>
          <w:color w:val="000000"/>
          <w:lang w:val="en-CA" w:eastAsia="en-CA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45D1FBC6" wp14:editId="23B4C122">
                <wp:simplePos x="0" y="0"/>
                <wp:positionH relativeFrom="column">
                  <wp:posOffset>4936490</wp:posOffset>
                </wp:positionH>
                <wp:positionV relativeFrom="paragraph">
                  <wp:posOffset>138430</wp:posOffset>
                </wp:positionV>
                <wp:extent cx="941070" cy="343535"/>
                <wp:effectExtent l="0" t="0" r="11430" b="18415"/>
                <wp:wrapNone/>
                <wp:docPr id="6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1070" cy="3435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388.7pt;margin-top:10.9pt;width:74.1pt;height:27.0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" filled="f" strokecolor="black [3213]">
                <v:path arrowok="t"/>
              </v:rect>
            </w:pict>
          </mc:Fallback>
        </mc:AlternateContent>
      </w:r>
    </w:p>
    <w:p w:rsidR="00D857F1" w:rsidRDefault="00D857F1" w:rsidP="00617A17">
      <w:pPr>
        <w:tabs>
          <w:tab w:val="left" w:pos="7260"/>
        </w:tabs>
        <w:rPr>
          <w:color w:val="000000"/>
        </w:rPr>
      </w:pPr>
    </w:p>
    <w:p w:rsidR="00D857F1" w:rsidRDefault="00D857F1" w:rsidP="00617A17">
      <w:pPr>
        <w:tabs>
          <w:tab w:val="left" w:pos="7260"/>
        </w:tabs>
        <w:rPr>
          <w:color w:val="000000"/>
        </w:rPr>
      </w:pPr>
    </w:p>
    <w:p w:rsidR="00D857F1" w:rsidRDefault="00D857F1" w:rsidP="00617A17">
      <w:pPr>
        <w:tabs>
          <w:tab w:val="left" w:pos="7260"/>
        </w:tabs>
        <w:rPr>
          <w:color w:val="000000"/>
        </w:rPr>
      </w:pPr>
    </w:p>
    <w:p w:rsidR="00D857F1" w:rsidRDefault="00D857F1" w:rsidP="00617A17">
      <w:pPr>
        <w:tabs>
          <w:tab w:val="left" w:pos="7260"/>
        </w:tabs>
        <w:rPr>
          <w:color w:val="000000"/>
        </w:rPr>
      </w:pPr>
    </w:p>
    <w:p w:rsidR="00D857F1" w:rsidRDefault="00D857F1" w:rsidP="00617A17">
      <w:pPr>
        <w:tabs>
          <w:tab w:val="left" w:pos="7260"/>
        </w:tabs>
        <w:rPr>
          <w:color w:val="000000"/>
        </w:rPr>
      </w:pPr>
    </w:p>
    <w:p w:rsidR="00D857F1" w:rsidRDefault="00D857F1" w:rsidP="00617A17">
      <w:pPr>
        <w:tabs>
          <w:tab w:val="left" w:pos="7260"/>
        </w:tabs>
        <w:rPr>
          <w:color w:val="000000"/>
        </w:rPr>
      </w:pPr>
    </w:p>
    <w:p w:rsidR="00D857F1" w:rsidRDefault="00D857F1" w:rsidP="00617A17">
      <w:pPr>
        <w:tabs>
          <w:tab w:val="left" w:pos="7260"/>
        </w:tabs>
        <w:rPr>
          <w:color w:val="000000"/>
        </w:rPr>
      </w:pPr>
    </w:p>
    <w:p w:rsidR="00D857F1" w:rsidRDefault="00D857F1" w:rsidP="00617A17">
      <w:pPr>
        <w:tabs>
          <w:tab w:val="left" w:pos="7260"/>
        </w:tabs>
        <w:rPr>
          <w:color w:val="000000"/>
        </w:rPr>
      </w:pPr>
    </w:p>
    <w:p w:rsidR="009832A1" w:rsidRDefault="009832A1" w:rsidP="009832A1">
      <w:pPr>
        <w:tabs>
          <w:tab w:val="left" w:pos="7260"/>
        </w:tabs>
        <w:rPr>
          <w:color w:val="000000"/>
        </w:rPr>
      </w:pPr>
    </w:p>
    <w:p w:rsidR="009832A1" w:rsidRDefault="009832A1" w:rsidP="009832A1">
      <w:pPr>
        <w:pStyle w:val="ListParagraph"/>
        <w:tabs>
          <w:tab w:val="left" w:pos="7260"/>
        </w:tabs>
        <w:rPr>
          <w:color w:val="000000"/>
        </w:rPr>
      </w:pPr>
    </w:p>
    <w:p w:rsidR="009832A1" w:rsidRPr="00D6265D" w:rsidRDefault="007A1D98" w:rsidP="00D6265D">
      <w:pPr>
        <w:pStyle w:val="ListParagraph"/>
        <w:numPr>
          <w:ilvl w:val="0"/>
          <w:numId w:val="23"/>
        </w:numPr>
        <w:tabs>
          <w:tab w:val="left" w:pos="7260"/>
        </w:tabs>
        <w:rPr>
          <w:color w:val="000000"/>
        </w:rPr>
      </w:pPr>
      <w:r>
        <w:rPr>
          <w:color w:val="000000"/>
        </w:rPr>
        <w:t>Find the magnetic field for</w:t>
      </w:r>
      <w:r w:rsidR="00DE5F39">
        <w:rPr>
          <w:color w:val="000000"/>
        </w:rPr>
        <w:t xml:space="preserve">  </w:t>
      </w:r>
      <w:r>
        <w:rPr>
          <w:color w:val="000000"/>
        </w:rPr>
        <w:t>r &lt; a</w:t>
      </w:r>
    </w:p>
    <w:p w:rsidR="00E9705D" w:rsidRDefault="00E9705D" w:rsidP="00E9705D">
      <w:pPr>
        <w:tabs>
          <w:tab w:val="left" w:pos="7260"/>
        </w:tabs>
        <w:rPr>
          <w:color w:val="000000"/>
        </w:rPr>
      </w:pPr>
    </w:p>
    <w:p w:rsidR="00E9705D" w:rsidRDefault="00A96B08" w:rsidP="00E9705D">
      <w:pPr>
        <w:tabs>
          <w:tab w:val="left" w:pos="7260"/>
        </w:tabs>
        <w:rPr>
          <w:color w:val="000000"/>
        </w:rPr>
      </w:pPr>
      <w:r>
        <w:rPr>
          <w:noProof/>
          <w:color w:val="000000"/>
          <w:lang w:val="en-CA" w:eastAsia="en-CA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686205E6" wp14:editId="13892C83">
                <wp:simplePos x="0" y="0"/>
                <wp:positionH relativeFrom="column">
                  <wp:posOffset>4979035</wp:posOffset>
                </wp:positionH>
                <wp:positionV relativeFrom="paragraph">
                  <wp:posOffset>142875</wp:posOffset>
                </wp:positionV>
                <wp:extent cx="941070" cy="343535"/>
                <wp:effectExtent l="0" t="0" r="11430" b="18415"/>
                <wp:wrapNone/>
                <wp:docPr id="6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1070" cy="3435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392.05pt;margin-top:11.25pt;width:74.1pt;height:27.0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" filled="f" strokecolor="black [3213]">
                <v:path arrowok="t"/>
              </v:rect>
            </w:pict>
          </mc:Fallback>
        </mc:AlternateContent>
      </w:r>
    </w:p>
    <w:p w:rsidR="00E9705D" w:rsidRDefault="00E9705D" w:rsidP="00E9705D">
      <w:pPr>
        <w:tabs>
          <w:tab w:val="left" w:pos="7260"/>
        </w:tabs>
        <w:rPr>
          <w:color w:val="000000"/>
        </w:rPr>
      </w:pPr>
    </w:p>
    <w:p w:rsidR="00E9705D" w:rsidRDefault="00E9705D" w:rsidP="00E9705D">
      <w:pPr>
        <w:tabs>
          <w:tab w:val="left" w:pos="7260"/>
        </w:tabs>
        <w:rPr>
          <w:color w:val="000000"/>
        </w:rPr>
      </w:pPr>
    </w:p>
    <w:p w:rsidR="00E9705D" w:rsidRDefault="00E9705D" w:rsidP="00E9705D">
      <w:pPr>
        <w:tabs>
          <w:tab w:val="left" w:pos="7260"/>
        </w:tabs>
        <w:rPr>
          <w:color w:val="000000"/>
        </w:rPr>
      </w:pPr>
    </w:p>
    <w:p w:rsidR="00E9705D" w:rsidRDefault="00E9705D" w:rsidP="00E9705D">
      <w:pPr>
        <w:tabs>
          <w:tab w:val="left" w:pos="7260"/>
        </w:tabs>
        <w:rPr>
          <w:color w:val="000000"/>
        </w:rPr>
      </w:pPr>
    </w:p>
    <w:p w:rsidR="00E9705D" w:rsidRPr="00E9705D" w:rsidRDefault="00E9705D" w:rsidP="00E9705D">
      <w:pPr>
        <w:tabs>
          <w:tab w:val="left" w:pos="7260"/>
        </w:tabs>
        <w:rPr>
          <w:color w:val="000000"/>
        </w:rPr>
      </w:pPr>
    </w:p>
    <w:p w:rsidR="00624DAA" w:rsidRDefault="00624DAA" w:rsidP="00624DAA">
      <w:pPr>
        <w:tabs>
          <w:tab w:val="left" w:pos="7260"/>
        </w:tabs>
        <w:rPr>
          <w:color w:val="000000"/>
        </w:rPr>
      </w:pPr>
    </w:p>
    <w:p w:rsidR="005E40F8" w:rsidRDefault="005E40F8" w:rsidP="00624DAA">
      <w:pPr>
        <w:tabs>
          <w:tab w:val="left" w:pos="7260"/>
        </w:tabs>
        <w:rPr>
          <w:color w:val="000000"/>
        </w:rPr>
      </w:pPr>
    </w:p>
    <w:p w:rsidR="005E40F8" w:rsidRDefault="005E40F8" w:rsidP="00624DAA">
      <w:pPr>
        <w:tabs>
          <w:tab w:val="left" w:pos="7260"/>
        </w:tabs>
        <w:rPr>
          <w:color w:val="000000"/>
        </w:rPr>
      </w:pPr>
    </w:p>
    <w:p w:rsidR="005E40F8" w:rsidRDefault="005E40F8" w:rsidP="00624DAA">
      <w:pPr>
        <w:tabs>
          <w:tab w:val="left" w:pos="7260"/>
        </w:tabs>
        <w:rPr>
          <w:color w:val="000000"/>
        </w:rPr>
      </w:pPr>
    </w:p>
    <w:p w:rsidR="00D543EB" w:rsidRPr="00D543EB" w:rsidRDefault="00D543EB" w:rsidP="00D543EB">
      <w:pPr>
        <w:autoSpaceDE w:val="0"/>
        <w:autoSpaceDN w:val="0"/>
        <w:adjustRightInd w:val="0"/>
        <w:rPr>
          <w:rFonts w:ascii="Calibri" w:hAnsi="Calibri" w:cs="Calibri"/>
          <w:color w:val="000000"/>
          <w:lang w:val="en-CA" w:eastAsia="en-CA"/>
        </w:rPr>
      </w:pPr>
    </w:p>
    <w:p w:rsidR="00D543EB" w:rsidRPr="00D543EB" w:rsidRDefault="00D543EB" w:rsidP="00D543EB">
      <w:pPr>
        <w:autoSpaceDE w:val="0"/>
        <w:autoSpaceDN w:val="0"/>
        <w:adjustRightInd w:val="0"/>
        <w:rPr>
          <w:rFonts w:ascii="Calibri" w:hAnsi="Calibri" w:cs="Calibri"/>
          <w:color w:val="000000"/>
          <w:lang w:val="en-CA" w:eastAsia="en-CA"/>
        </w:rPr>
      </w:pPr>
      <w:r w:rsidRPr="00D543EB">
        <w:rPr>
          <w:rFonts w:ascii="Calibri" w:hAnsi="Calibri" w:cs="Calibri"/>
          <w:color w:val="000000"/>
          <w:lang w:val="en-CA" w:eastAsia="en-CA"/>
        </w:rPr>
        <w:t xml:space="preserve"> </w:t>
      </w:r>
    </w:p>
    <w:p w:rsidR="00D543EB" w:rsidRPr="00D543EB" w:rsidRDefault="007A1D98" w:rsidP="00D543EB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color w:val="000000"/>
          <w:sz w:val="22"/>
          <w:szCs w:val="22"/>
          <w:lang w:val="en-CA" w:eastAsia="en-CA"/>
        </w:rPr>
      </w:pPr>
      <w:r>
        <w:rPr>
          <w:color w:val="000000"/>
          <w:lang w:val="en-CA" w:eastAsia="en-CA"/>
        </w:rPr>
        <w:t>Find the magnetic field for r &gt; a</w:t>
      </w:r>
    </w:p>
    <w:p w:rsidR="005E40F8" w:rsidRPr="00D543EB" w:rsidRDefault="00A96B08" w:rsidP="00624DAA">
      <w:pPr>
        <w:tabs>
          <w:tab w:val="left" w:pos="7260"/>
        </w:tabs>
        <w:rPr>
          <w:color w:val="000000"/>
        </w:rPr>
      </w:pPr>
      <w:r>
        <w:rPr>
          <w:noProof/>
          <w:color w:val="000000"/>
          <w:lang w:val="en-CA" w:eastAsia="en-CA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107D5CE8" wp14:editId="3461F66A">
                <wp:simplePos x="0" y="0"/>
                <wp:positionH relativeFrom="column">
                  <wp:posOffset>4979670</wp:posOffset>
                </wp:positionH>
                <wp:positionV relativeFrom="paragraph">
                  <wp:posOffset>99060</wp:posOffset>
                </wp:positionV>
                <wp:extent cx="941070" cy="343535"/>
                <wp:effectExtent l="0" t="0" r="11430" b="18415"/>
                <wp:wrapNone/>
                <wp:docPr id="32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1070" cy="3435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392.1pt;margin-top:7.8pt;width:74.1pt;height:27.05pt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" filled="f" strokecolor="black [3213]">
                <v:path arrowok="t"/>
              </v:rect>
            </w:pict>
          </mc:Fallback>
        </mc:AlternateContent>
      </w:r>
    </w:p>
    <w:p w:rsidR="005E40F8" w:rsidRDefault="005E40F8" w:rsidP="00624DAA">
      <w:pPr>
        <w:tabs>
          <w:tab w:val="left" w:pos="7260"/>
        </w:tabs>
        <w:rPr>
          <w:color w:val="000000"/>
        </w:rPr>
      </w:pPr>
    </w:p>
    <w:p w:rsidR="005E40F8" w:rsidRDefault="005E40F8" w:rsidP="00624DAA">
      <w:pPr>
        <w:tabs>
          <w:tab w:val="left" w:pos="7260"/>
        </w:tabs>
        <w:rPr>
          <w:color w:val="000000"/>
        </w:rPr>
      </w:pPr>
    </w:p>
    <w:p w:rsidR="005E40F8" w:rsidRDefault="005E40F8" w:rsidP="00624DAA">
      <w:pPr>
        <w:tabs>
          <w:tab w:val="left" w:pos="7260"/>
        </w:tabs>
        <w:rPr>
          <w:color w:val="000000"/>
        </w:rPr>
      </w:pPr>
    </w:p>
    <w:p w:rsidR="005E40F8" w:rsidRDefault="005E40F8" w:rsidP="00624DAA">
      <w:pPr>
        <w:tabs>
          <w:tab w:val="left" w:pos="7260"/>
        </w:tabs>
        <w:rPr>
          <w:color w:val="000000"/>
        </w:rPr>
      </w:pPr>
    </w:p>
    <w:p w:rsidR="00FD4091" w:rsidRDefault="00FD4091" w:rsidP="00624DAA">
      <w:pPr>
        <w:tabs>
          <w:tab w:val="left" w:pos="7260"/>
        </w:tabs>
        <w:rPr>
          <w:color w:val="000000"/>
        </w:rPr>
      </w:pPr>
    </w:p>
    <w:p w:rsidR="00FD4091" w:rsidRDefault="00FD4091" w:rsidP="00624DAA">
      <w:pPr>
        <w:tabs>
          <w:tab w:val="left" w:pos="7260"/>
        </w:tabs>
        <w:rPr>
          <w:color w:val="000000"/>
        </w:rPr>
      </w:pPr>
    </w:p>
    <w:p w:rsidR="00FD4091" w:rsidRDefault="00FD4091" w:rsidP="00624DAA">
      <w:pPr>
        <w:tabs>
          <w:tab w:val="left" w:pos="7260"/>
        </w:tabs>
        <w:rPr>
          <w:color w:val="000000"/>
        </w:rPr>
      </w:pPr>
    </w:p>
    <w:p w:rsidR="00FD4091" w:rsidRDefault="00FD4091" w:rsidP="00624DAA">
      <w:pPr>
        <w:tabs>
          <w:tab w:val="left" w:pos="7260"/>
        </w:tabs>
        <w:rPr>
          <w:color w:val="000000"/>
        </w:rPr>
      </w:pPr>
    </w:p>
    <w:p w:rsidR="00FD4091" w:rsidRDefault="00FD4091" w:rsidP="00624DAA">
      <w:pPr>
        <w:tabs>
          <w:tab w:val="left" w:pos="7260"/>
        </w:tabs>
        <w:rPr>
          <w:color w:val="000000"/>
        </w:rPr>
      </w:pPr>
    </w:p>
    <w:p w:rsidR="00FD4091" w:rsidRPr="00FD4091" w:rsidRDefault="00FD4091" w:rsidP="00FD4091">
      <w:pPr>
        <w:pStyle w:val="ListParagraph"/>
        <w:numPr>
          <w:ilvl w:val="0"/>
          <w:numId w:val="23"/>
        </w:numPr>
        <w:tabs>
          <w:tab w:val="left" w:pos="7260"/>
        </w:tabs>
        <w:rPr>
          <w:color w:val="000000"/>
        </w:rPr>
      </w:pPr>
      <w:r>
        <w:rPr>
          <w:color w:val="000000"/>
        </w:rPr>
        <w:t xml:space="preserve">Find the magnetic field </w:t>
      </w:r>
      <w:proofErr w:type="gramStart"/>
      <w:r>
        <w:rPr>
          <w:color w:val="000000"/>
        </w:rPr>
        <w:t xml:space="preserve">for </w:t>
      </w:r>
      <w:r w:rsidR="00DE5F39">
        <w:rPr>
          <w:color w:val="000000"/>
        </w:rPr>
        <w:t xml:space="preserve"> </w:t>
      </w:r>
      <w:r>
        <w:rPr>
          <w:color w:val="000000"/>
        </w:rPr>
        <w:t>a</w:t>
      </w:r>
      <w:proofErr w:type="gramEnd"/>
      <w:r w:rsidR="00DE5F39">
        <w:rPr>
          <w:color w:val="000000"/>
        </w:rPr>
        <w:t xml:space="preserve"> </w:t>
      </w:r>
      <w:r>
        <w:rPr>
          <w:color w:val="000000"/>
        </w:rPr>
        <w:t>&lt;</w:t>
      </w:r>
      <w:r w:rsidR="00DE5F39">
        <w:rPr>
          <w:color w:val="000000"/>
        </w:rPr>
        <w:t xml:space="preserve"> </w:t>
      </w:r>
      <w:r>
        <w:rPr>
          <w:color w:val="000000"/>
        </w:rPr>
        <w:t>r</w:t>
      </w:r>
      <w:r w:rsidR="00DE5F39">
        <w:rPr>
          <w:color w:val="000000"/>
        </w:rPr>
        <w:t xml:space="preserve"> </w:t>
      </w:r>
      <w:r>
        <w:rPr>
          <w:color w:val="000000"/>
        </w:rPr>
        <w:t>&lt;</w:t>
      </w:r>
      <w:r w:rsidR="00DE5F39">
        <w:rPr>
          <w:color w:val="000000"/>
        </w:rPr>
        <w:t xml:space="preserve"> </w:t>
      </w:r>
      <w:r>
        <w:rPr>
          <w:color w:val="000000"/>
        </w:rPr>
        <w:t>b</w:t>
      </w:r>
      <w:r w:rsidR="000F1E6B">
        <w:rPr>
          <w:color w:val="000000"/>
        </w:rPr>
        <w:t xml:space="preserve"> assumi</w:t>
      </w:r>
      <w:r w:rsidR="00936F00">
        <w:rPr>
          <w:color w:val="000000"/>
        </w:rPr>
        <w:t>ng a relative permeability of 1</w:t>
      </w:r>
      <w:r w:rsidR="000F1E6B">
        <w:rPr>
          <w:color w:val="000000"/>
        </w:rPr>
        <w:t xml:space="preserve"> </w:t>
      </w:r>
      <w:r w:rsidR="00936F00">
        <w:rPr>
          <w:color w:val="000000"/>
        </w:rPr>
        <w:t>(</w:t>
      </w:r>
      <w:r w:rsidR="00154C14">
        <w:rPr>
          <w:color w:val="000000"/>
        </w:rPr>
        <w:t>μ=μ</w:t>
      </w:r>
      <w:r w:rsidR="00154C14">
        <w:rPr>
          <w:color w:val="000000"/>
          <w:vertAlign w:val="subscript"/>
        </w:rPr>
        <w:t>0</w:t>
      </w:r>
      <w:r w:rsidR="00936F00">
        <w:rPr>
          <w:color w:val="000000"/>
        </w:rPr>
        <w:t>).</w:t>
      </w:r>
    </w:p>
    <w:p w:rsidR="00FD4091" w:rsidRDefault="00FD4091" w:rsidP="00624DAA">
      <w:pPr>
        <w:tabs>
          <w:tab w:val="left" w:pos="7260"/>
        </w:tabs>
        <w:rPr>
          <w:color w:val="000000"/>
        </w:rPr>
      </w:pPr>
      <w:r>
        <w:rPr>
          <w:noProof/>
          <w:color w:val="000000"/>
          <w:lang w:val="en-CA" w:eastAsia="en-CA"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2D371AF3" wp14:editId="361198F8">
                <wp:simplePos x="0" y="0"/>
                <wp:positionH relativeFrom="column">
                  <wp:posOffset>4932680</wp:posOffset>
                </wp:positionH>
                <wp:positionV relativeFrom="paragraph">
                  <wp:posOffset>144145</wp:posOffset>
                </wp:positionV>
                <wp:extent cx="941070" cy="343535"/>
                <wp:effectExtent l="0" t="0" r="11430" b="18415"/>
                <wp:wrapNone/>
                <wp:docPr id="7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1070" cy="3435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388.4pt;margin-top:11.35pt;width:74.1pt;height:27.05pt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" filled="f" strokecolor="black [3213]">
                <v:path arrowok="t"/>
              </v:rect>
            </w:pict>
          </mc:Fallback>
        </mc:AlternateContent>
      </w:r>
    </w:p>
    <w:p w:rsidR="00FD4091" w:rsidRDefault="00FD4091" w:rsidP="00624DAA">
      <w:pPr>
        <w:tabs>
          <w:tab w:val="left" w:pos="7260"/>
        </w:tabs>
        <w:rPr>
          <w:color w:val="000000"/>
        </w:rPr>
      </w:pPr>
    </w:p>
    <w:p w:rsidR="00FD4091" w:rsidRDefault="00FD4091" w:rsidP="00624DAA">
      <w:pPr>
        <w:tabs>
          <w:tab w:val="left" w:pos="7260"/>
        </w:tabs>
        <w:rPr>
          <w:color w:val="000000"/>
        </w:rPr>
      </w:pPr>
    </w:p>
    <w:p w:rsidR="00FD4091" w:rsidRDefault="00FD4091" w:rsidP="00624DAA">
      <w:pPr>
        <w:tabs>
          <w:tab w:val="left" w:pos="7260"/>
        </w:tabs>
        <w:rPr>
          <w:color w:val="000000"/>
        </w:rPr>
      </w:pPr>
    </w:p>
    <w:p w:rsidR="00FD4091" w:rsidRDefault="00FD4091" w:rsidP="00624DAA">
      <w:pPr>
        <w:tabs>
          <w:tab w:val="left" w:pos="7260"/>
        </w:tabs>
        <w:rPr>
          <w:color w:val="000000"/>
        </w:rPr>
      </w:pPr>
    </w:p>
    <w:p w:rsidR="00FD4091" w:rsidRDefault="00FD4091" w:rsidP="00624DAA">
      <w:pPr>
        <w:tabs>
          <w:tab w:val="left" w:pos="7260"/>
        </w:tabs>
        <w:rPr>
          <w:color w:val="000000"/>
        </w:rPr>
      </w:pPr>
    </w:p>
    <w:p w:rsidR="00FD4091" w:rsidRDefault="00FD4091" w:rsidP="00624DAA">
      <w:pPr>
        <w:tabs>
          <w:tab w:val="left" w:pos="7260"/>
        </w:tabs>
        <w:rPr>
          <w:color w:val="000000"/>
        </w:rPr>
      </w:pPr>
    </w:p>
    <w:p w:rsidR="00FD4091" w:rsidRDefault="00FD4091" w:rsidP="00624DAA">
      <w:pPr>
        <w:tabs>
          <w:tab w:val="left" w:pos="7260"/>
        </w:tabs>
        <w:rPr>
          <w:color w:val="000000"/>
        </w:rPr>
      </w:pPr>
    </w:p>
    <w:p w:rsidR="005E40F8" w:rsidRDefault="005E40F8" w:rsidP="007A1D98">
      <w:pPr>
        <w:tabs>
          <w:tab w:val="left" w:pos="7260"/>
        </w:tabs>
        <w:rPr>
          <w:color w:val="000000"/>
        </w:rPr>
      </w:pPr>
    </w:p>
    <w:p w:rsidR="006E71D0" w:rsidRDefault="006E71D0" w:rsidP="00624DAA">
      <w:pPr>
        <w:tabs>
          <w:tab w:val="left" w:pos="7260"/>
        </w:tabs>
        <w:rPr>
          <w:color w:val="000000"/>
        </w:rPr>
      </w:pPr>
    </w:p>
    <w:p w:rsidR="006E71D0" w:rsidRDefault="006E71D0" w:rsidP="00E9705D">
      <w:pPr>
        <w:jc w:val="both"/>
        <w:rPr>
          <w:color w:val="000000"/>
        </w:rPr>
      </w:pPr>
    </w:p>
    <w:p w:rsidR="004B11F3" w:rsidRDefault="004B11F3" w:rsidP="00E9705D">
      <w:pPr>
        <w:jc w:val="both"/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4B11F3" w:rsidRDefault="004B11F3" w:rsidP="00E9705D">
      <w:pPr>
        <w:jc w:val="both"/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C16598" w:rsidRPr="00585C8C" w:rsidRDefault="00C16598" w:rsidP="00E9705D">
      <w:pPr>
        <w:jc w:val="both"/>
        <w:rPr>
          <w:b/>
          <w:bCs/>
          <w:noProof/>
          <w:sz w:val="28"/>
          <w:szCs w:val="28"/>
          <w:u w:val="single"/>
          <w:lang w:val="en-CA" w:eastAsia="en-CA"/>
        </w:rPr>
      </w:pPr>
      <w:r w:rsidRPr="00585C8C">
        <w:rPr>
          <w:b/>
          <w:bCs/>
          <w:noProof/>
          <w:sz w:val="28"/>
          <w:szCs w:val="28"/>
          <w:u w:val="single"/>
          <w:lang w:val="en-CA" w:eastAsia="en-CA"/>
        </w:rPr>
        <w:lastRenderedPageBreak/>
        <w:t>Question 4</w:t>
      </w:r>
    </w:p>
    <w:p w:rsidR="002A2A09" w:rsidRPr="00657115" w:rsidRDefault="002A2A09" w:rsidP="002A2A09">
      <w:pPr>
        <w:tabs>
          <w:tab w:val="left" w:pos="7260"/>
        </w:tabs>
        <w:rPr>
          <w:bCs/>
          <w:noProof/>
          <w:sz w:val="28"/>
          <w:szCs w:val="28"/>
          <w:u w:val="single"/>
          <w:lang w:val="en-CA" w:eastAsia="en-CA"/>
        </w:rPr>
      </w:pPr>
    </w:p>
    <w:p w:rsidR="00C16598" w:rsidRPr="00364C52" w:rsidRDefault="003405E6" w:rsidP="00364C52">
      <w:pPr>
        <w:tabs>
          <w:tab w:val="left" w:pos="7260"/>
        </w:tabs>
        <w:jc w:val="both"/>
        <w:rPr>
          <w:color w:val="000000"/>
        </w:rPr>
      </w:pPr>
      <w:r w:rsidRPr="00364C52">
        <w:rPr>
          <w:color w:val="000000"/>
        </w:rPr>
        <w:t xml:space="preserve">Consider the wires arranged as shown. </w:t>
      </w:r>
      <w:r w:rsidR="008A5404" w:rsidRPr="00364C52">
        <w:rPr>
          <w:color w:val="000000"/>
        </w:rPr>
        <w:t>A</w:t>
      </w:r>
      <w:r w:rsidR="00683C13">
        <w:rPr>
          <w:color w:val="000000"/>
        </w:rPr>
        <w:t>n</w:t>
      </w:r>
      <w:r w:rsidR="008A5404" w:rsidRPr="00364C52">
        <w:rPr>
          <w:color w:val="000000"/>
        </w:rPr>
        <w:t xml:space="preserve"> infinitely long </w:t>
      </w:r>
      <w:r w:rsidRPr="00364C52">
        <w:rPr>
          <w:color w:val="000000"/>
        </w:rPr>
        <w:t xml:space="preserve">bar is moving with speed v in </w:t>
      </w:r>
      <w:r w:rsidR="004D7954" w:rsidRPr="00364C52">
        <w:rPr>
          <w:color w:val="000000"/>
        </w:rPr>
        <w:t>the + x</w:t>
      </w:r>
      <w:r w:rsidR="00CB0F17">
        <w:rPr>
          <w:color w:val="000000"/>
        </w:rPr>
        <w:t xml:space="preserve"> direction, assume the wire</w:t>
      </w:r>
      <w:r w:rsidRPr="00364C52">
        <w:rPr>
          <w:color w:val="000000"/>
        </w:rPr>
        <w:t xml:space="preserve">s and the bar are conductors such that at the instant shown the resistance of the loop formed by the wires and the bar is R. </w:t>
      </w:r>
      <w:r w:rsidR="004D7954" w:rsidRPr="00364C52">
        <w:rPr>
          <w:color w:val="000000"/>
        </w:rPr>
        <w:t>The bar is in perfect contact with the wires as it slides out. Th</w:t>
      </w:r>
      <w:r w:rsidR="004B11F3" w:rsidRPr="00364C52">
        <w:rPr>
          <w:color w:val="000000"/>
        </w:rPr>
        <w:t xml:space="preserve">e wires do not move.  There is </w:t>
      </w:r>
      <w:r w:rsidR="004D7954" w:rsidRPr="00364C52">
        <w:rPr>
          <w:color w:val="000000"/>
        </w:rPr>
        <w:t xml:space="preserve">a uniform magnetic field of Strength B into the page </w:t>
      </w:r>
      <w:r w:rsidR="008A5404" w:rsidRPr="00364C52">
        <w:rPr>
          <w:color w:val="000000"/>
        </w:rPr>
        <w:t xml:space="preserve">(- z direction) </w:t>
      </w:r>
      <w:r w:rsidR="004D7954" w:rsidRPr="00364C52">
        <w:rPr>
          <w:color w:val="000000"/>
        </w:rPr>
        <w:t xml:space="preserve">everywhere in space. </w:t>
      </w:r>
    </w:p>
    <w:p w:rsidR="004D7954" w:rsidRDefault="004D7954" w:rsidP="004D7954">
      <w:pPr>
        <w:pStyle w:val="ListParagraph"/>
        <w:tabs>
          <w:tab w:val="left" w:pos="7260"/>
        </w:tabs>
        <w:ind w:left="786"/>
        <w:jc w:val="both"/>
        <w:rPr>
          <w:color w:val="000000"/>
        </w:rPr>
      </w:pPr>
    </w:p>
    <w:p w:rsidR="00CB3758" w:rsidRPr="00CB3758" w:rsidRDefault="004B11F3" w:rsidP="004D7954">
      <w:pPr>
        <w:pStyle w:val="ListParagraph"/>
        <w:numPr>
          <w:ilvl w:val="0"/>
          <w:numId w:val="24"/>
        </w:numPr>
        <w:tabs>
          <w:tab w:val="left" w:pos="1113"/>
          <w:tab w:val="left" w:pos="7260"/>
        </w:tabs>
        <w:rPr>
          <w:rFonts w:ascii="Georgia" w:hAnsi="Georgia"/>
          <w:sz w:val="22"/>
          <w:szCs w:val="22"/>
        </w:rPr>
      </w:pPr>
      <w:r>
        <w:rPr>
          <w:noProof/>
          <w:color w:val="000000"/>
          <w:lang w:val="en-CA" w:eastAsia="en-CA"/>
        </w:rPr>
        <mc:AlternateContent>
          <mc:Choice Requires="wpg">
            <w:drawing>
              <wp:anchor distT="0" distB="0" distL="114300" distR="114300" simplePos="0" relativeHeight="252251136" behindDoc="0" locked="0" layoutInCell="1" allowOverlap="1" wp14:anchorId="5C2640E0" wp14:editId="4293C8F6">
                <wp:simplePos x="0" y="0"/>
                <wp:positionH relativeFrom="column">
                  <wp:posOffset>3687597</wp:posOffset>
                </wp:positionH>
                <wp:positionV relativeFrom="paragraph">
                  <wp:posOffset>105308</wp:posOffset>
                </wp:positionV>
                <wp:extent cx="2316646" cy="4039261"/>
                <wp:effectExtent l="0" t="0" r="26670" b="18415"/>
                <wp:wrapNone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6646" cy="4039261"/>
                          <a:chOff x="0" y="0"/>
                          <a:chExt cx="2316646" cy="4039261"/>
                        </a:xfrm>
                      </wpg:grpSpPr>
                      <wps:wsp>
                        <wps:cNvPr id="61" name="Rectangle 18"/>
                        <wps:cNvSpPr>
                          <a:spLocks/>
                        </wps:cNvSpPr>
                        <wps:spPr>
                          <a:xfrm>
                            <a:off x="1375576" y="0"/>
                            <a:ext cx="941070" cy="343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Straight Connector 74"/>
                        <wps:cNvCnPr/>
                        <wps:spPr>
                          <a:xfrm flipH="1">
                            <a:off x="0" y="628153"/>
                            <a:ext cx="1939925" cy="17792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Straight Connector 78"/>
                        <wps:cNvCnPr/>
                        <wps:spPr>
                          <a:xfrm flipH="1" flipV="1">
                            <a:off x="0" y="2409245"/>
                            <a:ext cx="1939924" cy="16300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Straight Connector 81"/>
                        <wps:cNvCnPr/>
                        <wps:spPr>
                          <a:xfrm>
                            <a:off x="1200647" y="773147"/>
                            <a:ext cx="7620" cy="3204000"/>
                          </a:xfrm>
                          <a:prstGeom prst="line">
                            <a:avLst/>
                          </a:prstGeom>
                          <a:ln w="730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Straight Arrow Connector 82"/>
                        <wps:cNvCnPr/>
                        <wps:spPr>
                          <a:xfrm flipV="1">
                            <a:off x="1261689" y="2392085"/>
                            <a:ext cx="691609" cy="1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00650" y="1793377"/>
                            <a:ext cx="477078" cy="27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D7954" w:rsidRDefault="004D7954">
                              <w:proofErr w:type="gramStart"/>
                              <w:r>
                                <w:t>bar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85" name="Straight Connector 85"/>
                        <wps:cNvCnPr/>
                        <wps:spPr>
                          <a:xfrm>
                            <a:off x="0" y="2401294"/>
                            <a:ext cx="74739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Arc 86"/>
                        <wps:cNvSpPr/>
                        <wps:spPr>
                          <a:xfrm rot="1499431">
                            <a:off x="71562" y="2138901"/>
                            <a:ext cx="397230" cy="356200"/>
                          </a:xfrm>
                          <a:prstGeom prst="arc">
                            <a:avLst>
                              <a:gd name="adj1" fmla="val 15260651"/>
                              <a:gd name="adj2" fmla="val 0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Arc 87"/>
                        <wps:cNvSpPr/>
                        <wps:spPr>
                          <a:xfrm rot="4779969">
                            <a:off x="63611" y="2321781"/>
                            <a:ext cx="290830" cy="287655"/>
                          </a:xfrm>
                          <a:prstGeom prst="arc">
                            <a:avLst>
                              <a:gd name="adj1" fmla="val 15260651"/>
                              <a:gd name="adj2" fmla="val 0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7079" y="2011680"/>
                            <a:ext cx="469127" cy="2782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D7954" w:rsidRDefault="004D7954" w:rsidP="004D7954">
                              <w:r>
                                <w:t>45°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29371" y="2449002"/>
                            <a:ext cx="469127" cy="2782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D7954" w:rsidRDefault="004D7954" w:rsidP="004D7954">
                              <w:r>
                                <w:t>45°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94" o:spid="_x0000_s1092" style="position:absolute;left:0;text-align:left;margin-left:290.35pt;margin-top:8.3pt;width:182.4pt;height:318.05pt;z-index:252251136;mso-height-relative:margin" coordsize="23166,40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">
                <v:rect id="Rectangle 18" o:spid="_x0000_s1093" style="position:absolute;left:13755;width:9411;height:34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pXG8MA&#10;AADbAAAADwAAAGRycy9kb3ducmV2LnhtbESPQWvCQBSE7wX/w/KE3pqNQWyNriIF0Xoz9eDxkX1m&#10;g9m3IbuNqb/eLQg9DjPzDbNcD7YRPXW+dqxgkqQgiEuna64UnL63bx8gfEDW2DgmBb/kYb0avSwx&#10;1+7GR+qLUIkIYZ+jAhNCm0vpS0MWfeJa4uhdXGcxRNlVUnd4i3DbyCxNZ9JizXHBYEufhspr8WMj&#10;JcvuX8fiPT30u/OlxPl0a8JeqdfxsFmACDSE//CzvdcKZhP4+xJ/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vpXG8MAAADbAAAADwAAAAAAAAAAAAAAAACYAgAAZHJzL2Rv&#10;d25yZXYueG1sUEsFBgAAAAAEAAQA9QAAAIgDAAAAAA==&#10;" filled="f" strokecolor="black [3213]">
                  <v:path arrowok="t"/>
                </v:rect>
                <v:line id="Straight Connector 74" o:spid="_x0000_s1094" style="position:absolute;flip:x;visibility:visible;mso-wrap-style:square" from="0,6281" to="19399,240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hEasMAAADbAAAADwAAAGRycy9kb3ducmV2LnhtbESP0WoCMRRE3wv9h3ALvmlWsVZXo1Sh&#10;UHwRrR9w2Vw3i5ubbRJ13a9vBKGPw8ycYRar1tbiSj5UjhUMBxkI4sLpiksFx5+v/hREiMgaa8ek&#10;4E4BVsvXlwXm2t14T9dDLEWCcMhRgYmxyaUMhSGLYeAa4uSdnLcYk/Sl1B5vCW5rOcqyibRYcVow&#10;2NDGUHE+XKyCuovHbrbemC77Hd/1bjdx/n2rVO+t/ZyDiNTG//Cz/a0VfIzh8SX9ALn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/YRGrDAAAA2wAAAA8AAAAAAAAAAAAA&#10;AAAAoQIAAGRycy9kb3ducmV2LnhtbFBLBQYAAAAABAAEAPkAAACRAwAAAAA=&#10;" strokecolor="black [3213]"/>
                <v:line id="Straight Connector 78" o:spid="_x0000_s1095" style="position:absolute;flip:x y;visibility:visible;mso-wrap-style:square" from="0,24092" to="19399,40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1Zbs8EAAADbAAAADwAAAGRycy9kb3ducmV2LnhtbERPW2vCMBR+H/gfwhH2NlMH27QaxRU2&#10;Co7CvLwfmmNbbU5Kk7XZv18ehD1+fPf1NphWDNS7xrKC+SwBQVxa3XCl4HT8eFqAcB5ZY2uZFPyS&#10;g+1m8rDGVNuRv2k4+ErEEHYpKqi971IpXVmTQTezHXHkLrY36CPsK6l7HGO4aeVzkrxKgw3Hhho7&#10;ymoqb4cfoyDfh+WCs+L6hefRtsXLe6I/g1KP07BbgfAU/L/47s61grc4Nn6JP0B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VluzwQAAANsAAAAPAAAAAAAAAAAAAAAA&#10;AKECAABkcnMvZG93bnJldi54bWxQSwUGAAAAAAQABAD5AAAAjwMAAAAA&#10;" strokecolor="black [3213]"/>
                <v:line id="Straight Connector 81" o:spid="_x0000_s1096" style="position:absolute;visibility:visible;mso-wrap-style:square" from="12006,7731" to="12082,39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aQ4cUAAADbAAAADwAAAGRycy9kb3ducmV2LnhtbESPQWvCQBSE7wX/w/KE3upGCdVGN0Gk&#10;BS+FauzB2yP7mqRm34bdbUz/fbcgeBxm5htmU4ymEwM531pWMJ8lIIgrq1uuFZzKt6cVCB+QNXaW&#10;ScEveSjyycMGM22vfKDhGGoRIewzVNCE0GdS+qohg35me+LofVlnMETpaqkdXiPcdHKRJM/SYMtx&#10;ocGedg1Vl+OPUfCdpn74/EiXr+Vy/+5L93KSZ63U43TcrkEEGsM9fGvvtYLVHP6/xB8g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DaQ4cUAAADbAAAADwAAAAAAAAAA&#10;AAAAAAChAgAAZHJzL2Rvd25yZXYueG1sUEsFBgAAAAAEAAQA+QAAAJMDAAAAAA==&#10;" strokecolor="black [3213]" strokeweight="5.75pt"/>
                <v:shape id="Straight Arrow Connector 82" o:spid="_x0000_s1097" type="#_x0000_t32" style="position:absolute;left:12616;top:23920;width:6916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PLbs8QAAADbAAAADwAAAGRycy9kb3ducmV2LnhtbESPX2vCMBTF3wd+h3AF32aquCHVKKIM&#10;NoSNqiC+XZtrW2xuShJt9+2XgeDj4fz5cebLztTiTs5XlhWMhgkI4tzqigsFh/3H6xSED8gaa8uk&#10;4Jc8LBe9lzmm2rac0X0XChFH2KeooAyhSaX0eUkG/dA2xNG7WGcwROkKqR22cdzUcpwk79JgxZFQ&#10;YkPrkvLr7mYiZDPJ3rbH7XlC2eqnPX+dvoM7KTXod6sZiEBdeIYf7U+tYDqG/y/xB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8tuzxAAAANsAAAAPAAAAAAAAAAAA&#10;AAAAAKECAABkcnMvZG93bnJldi54bWxQSwUGAAAAAAQABAD5AAAAkgMAAAAA&#10;" strokecolor="#4579b8 [3044]">
                  <v:stroke endarrow="open"/>
                </v:shape>
                <v:shape id="_x0000_s1098" type="#_x0000_t202" style="position:absolute;left:12006;top:17933;width:4771;height:27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L0vMIA&#10;AADbAAAADwAAAGRycy9kb3ducmV2LnhtbESPT2vCQBTE74V+h+UVeqsbpRWJriL+AQ+9qPH+yL5m&#10;Q7NvQ/Zp4rd3hUKPw8z8hlmsBt+oG3WxDmxgPMpAEZfB1lwZKM77jxmoKMgWm8Bk4E4RVsvXlwXm&#10;NvR8pNtJKpUgHHM04ETaXOtYOvIYR6ElTt5P6DxKkl2lbYd9gvtGT7Jsqj3WnBYctrRxVP6ert6A&#10;iF2P78XOx8Nl+N72Liu/sDDm/W1Yz0EJDfIf/msfrIHZJzy/pB+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svS8wgAAANsAAAAPAAAAAAAAAAAAAAAAAJgCAABkcnMvZG93&#10;bnJldi54bWxQSwUGAAAAAAQABAD1AAAAhwMAAAAA&#10;" filled="f" stroked="f">
                  <v:textbox style="mso-fit-shape-to-text:t">
                    <w:txbxContent>
                      <w:p w:rsidR="004D7954" w:rsidRDefault="004D7954">
                        <w:r>
                          <w:t>bar</w:t>
                        </w:r>
                      </w:p>
                    </w:txbxContent>
                  </v:textbox>
                </v:shape>
                <v:line id="Straight Connector 85" o:spid="_x0000_s1099" style="position:absolute;visibility:visible;mso-wrap-style:square" from="0,24012" to="7473,240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HLh8QAAADbAAAADwAAAGRycy9kb3ducmV2LnhtbESPUWvCQBCE3wv9D8cWfKsXFSVGT5FC&#10;QWxfav0Ba25Ngrm99G6r0V/fKxT6OMzMN8xy3btWXSjExrOB0TADRVx623Bl4PD5+pyDioJssfVM&#10;Bm4UYb16fFhiYf2VP+iyl0olCMcCDdQiXaF1LGtyGIe+I07eyQeHkmSotA14TXDX6nGWzbTDhtNC&#10;jR291FSe99/OwNfb+zbeju1YZtP77hw2+Vwm0ZjBU79ZgBLq5T/8195aA/kUfr+kH6B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gcuHxAAAANsAAAAPAAAAAAAAAAAA&#10;AAAAAKECAABkcnMvZG93bnJldi54bWxQSwUGAAAAAAQABAD5AAAAkgMAAAAA&#10;" strokecolor="#4579b8 [3044]"/>
                <v:shape id="Arc 86" o:spid="_x0000_s1100" style="position:absolute;left:715;top:21389;width:3972;height:3562;rotation:1637779fd;visibility:visible;mso-wrap-style:square;v-text-anchor:middle" coordsize="397230,35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qho8QA&#10;AADbAAAADwAAAGRycy9kb3ducmV2LnhtbESPUWvCQBCE3wv9D8cKvtWLUmyIniK2xT6UYmN/wJJb&#10;c8HcXppbNf33vULBx2FmvmGW68G36kJ9bAIbmE4yUMRVsA3XBr4Orw85qCjIFtvAZOCHIqxX93dL&#10;LGy48iddSqlVgnAs0IAT6QqtY+XIY5yEjjh5x9B7lCT7WtserwnuWz3Lsrn22HBacNjR1lF1Ks/e&#10;wPv+MZ9uyvPTy4eb7Q6tlPL8vTVmPBo2C1BCg9zC/+03ayCfw9+X9AP0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6oaPEAAAA2wAAAA8AAAAAAAAAAAAAAAAAmAIAAGRycy9k&#10;b3ducmV2LnhtbFBLBQYAAAAABAAEAPUAAACJAwAAAAA=&#10;" path="m150207,5371nsc205174,-7016,263425,2245,310293,30821v54384,33159,86937,88307,86937,147279l198615,178100,150207,5371xem150207,5371nfc205174,-7016,263425,2245,310293,30821v54384,33159,86937,88307,86937,147279e" filled="f" strokecolor="#4579b8 [3044]">
                  <v:path arrowok="t" o:connecttype="custom" o:connectlocs="150207,5371;310293,30821;397230,178100" o:connectangles="0,0,0"/>
                </v:shape>
                <v:shape id="Arc 87" o:spid="_x0000_s1101" style="position:absolute;left:635;top:23217;width:2909;height:2877;rotation:5221001fd;visibility:visible;mso-wrap-style:square;v-text-anchor:middle" coordsize="290830,2876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Cf08QA&#10;AADbAAAADwAAAGRycy9kb3ducmV2LnhtbESPT2vCQBTE70K/w/IKvelGKTGmriKC0Pag+O/+mn1N&#10;UrNvQ3Ybo5/eFQSPw8z8hpnOO1OJlhpXWlYwHEQgiDOrS84VHParfgLCeWSNlWVScCEH89lLb4qp&#10;tmfeUrvzuQgQdikqKLyvUyldVpBBN7A1cfB+bWPQB9nkUjd4DnBTyVEUxdJgyWGhwJqWBWWn3b9R&#10;0I6ZvvN19RVT7N+T4+Zv8rO5KvX22i0+QHjq/DP8aH9qBckY7l/CD5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gn9PEAAAA2wAAAA8AAAAAAAAAAAAAAAAAmAIAAGRycy9k&#10;b3ducmV2LnhtbFBLBQYAAAAABAAEAPUAAACJAwAAAAA=&#10;" path="m106571,5226nsc150019,-6686,196595,2009,232664,28765v36616,27163,58166,69792,58166,115063l145415,143828,106571,5226xem106571,5226nfc150019,-6686,196595,2009,232664,28765v36616,27163,58166,69792,58166,115063e" filled="f" strokecolor="#4579b8 [3044]">
                  <v:path arrowok="t" o:connecttype="custom" o:connectlocs="106571,5226;232664,28765;290830,143828" o:connectangles="0,0,0"/>
                </v:shape>
                <v:shape id="_x0000_s1102" type="#_x0000_t202" style="position:absolute;left:4770;top:20116;width:4692;height:27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R+V78A&#10;AADbAAAADwAAAGRycy9kb3ducmV2LnhtbERPTWvCQBC9F/wPywje6kZBkegqIhSKeFDbQ49DdszG&#10;ZGdjdtX47zuHQo+P973a9L5RD+piFdjAZJyBIi6Crbg08P318b4AFROyxSYwGXhRhM168LbC3IYn&#10;n+hxTqWSEI45GnAptbnWsXDkMY5DSyzcJXQek8Cu1LbDp4T7Rk+zbK49ViwNDlvaOSrq891LySEW&#10;91O4XSeHWv+4eo6zo9sbMxr22yWoRH36F/+5P62BhYyVL/ID9Po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gZH5XvwAAANsAAAAPAAAAAAAAAAAAAAAAAJgCAABkcnMvZG93bnJl&#10;di54bWxQSwUGAAAAAAQABAD1AAAAhAMAAAAA&#10;" stroked="f">
                  <v:textbox style="mso-fit-shape-to-text:t">
                    <w:txbxContent>
                      <w:p w:rsidR="004D7954" w:rsidRDefault="004D7954" w:rsidP="004D7954">
                        <w:r>
                          <w:t>45°</w:t>
                        </w:r>
                      </w:p>
                    </w:txbxContent>
                  </v:textbox>
                </v:shape>
                <v:shape id="_x0000_s1103" type="#_x0000_t202" style="position:absolute;left:4293;top:24490;width:4691;height:27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vkjMEA&#10;AADbAAAADwAAAGRycy9kb3ducmV2LnhtbERPTWvCQBC9C/6HZYTedJNCpU1dRYRCKR7U9tDjkJ1m&#10;Y7KzMbua9N93DkKPj/e92oy+VTfqYx3YQL7IQBGXwdZcGfj6fJs/g4oJ2WIbmAz8UoTNejpZYWHD&#10;wEe6nVKlJIRjgQZcSl2hdSwdeYyL0BEL9xN6j0lgX2nb4yDhvtWPWbbUHmuWBocd7RyVzenqpWQf&#10;y+sxXM75vtHfrlni08F9GPMwG7evoBKN6V98d79bAy+yXr7ID9D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vL5IzBAAAA2wAAAA8AAAAAAAAAAAAAAAAAmAIAAGRycy9kb3du&#10;cmV2LnhtbFBLBQYAAAAABAAEAPUAAACGAwAAAAA=&#10;" stroked="f">
                  <v:textbox style="mso-fit-shape-to-text:t">
                    <w:txbxContent>
                      <w:p w:rsidR="004D7954" w:rsidRDefault="004D7954" w:rsidP="004D7954">
                        <w:r>
                          <w:t>45°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D7954">
        <w:rPr>
          <w:color w:val="000000"/>
        </w:rPr>
        <w:t xml:space="preserve">Calculate the current in the wire at </w:t>
      </w:r>
      <w:r w:rsidR="008A5404">
        <w:rPr>
          <w:color w:val="000000"/>
        </w:rPr>
        <w:t>as a function of time</w:t>
      </w:r>
      <w:r w:rsidR="00CB3758">
        <w:rPr>
          <w:color w:val="000000"/>
        </w:rPr>
        <w:t xml:space="preserve"> and indicate </w:t>
      </w:r>
    </w:p>
    <w:p w:rsidR="004D7954" w:rsidRPr="00124535" w:rsidRDefault="00CB3758" w:rsidP="00CB3758">
      <w:pPr>
        <w:pStyle w:val="ListParagraph"/>
        <w:tabs>
          <w:tab w:val="left" w:pos="1113"/>
          <w:tab w:val="left" w:pos="7260"/>
        </w:tabs>
        <w:ind w:left="786"/>
        <w:rPr>
          <w:rFonts w:ascii="Georgia" w:hAnsi="Georgia"/>
          <w:sz w:val="22"/>
          <w:szCs w:val="22"/>
        </w:rPr>
      </w:pPr>
      <w:proofErr w:type="gramStart"/>
      <w:r>
        <w:rPr>
          <w:color w:val="000000"/>
        </w:rPr>
        <w:t>whether</w:t>
      </w:r>
      <w:proofErr w:type="gramEnd"/>
      <w:r>
        <w:rPr>
          <w:color w:val="000000"/>
        </w:rPr>
        <w:t xml:space="preserve"> the current flows up or down in the bar, explain. </w:t>
      </w:r>
      <w:r w:rsidR="00257D6D">
        <w:rPr>
          <w:color w:val="000000"/>
        </w:rPr>
        <w:t xml:space="preserve"> (12</w:t>
      </w:r>
      <w:r w:rsidR="004B11F3">
        <w:rPr>
          <w:color w:val="000000"/>
        </w:rPr>
        <w:t xml:space="preserve"> marks)</w:t>
      </w:r>
    </w:p>
    <w:p w:rsidR="004D7954" w:rsidRPr="0020473C" w:rsidRDefault="004D7954" w:rsidP="004D7954">
      <w:pPr>
        <w:pStyle w:val="ListParagraph"/>
        <w:tabs>
          <w:tab w:val="left" w:pos="7260"/>
        </w:tabs>
        <w:ind w:left="786"/>
        <w:jc w:val="both"/>
        <w:rPr>
          <w:color w:val="000000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5E2CF7" w:rsidRDefault="008A5404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  <w:r w:rsidRPr="00EF61AC">
        <w:rPr>
          <w:rFonts w:ascii="Georgia" w:hAnsi="Georgia"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3A915B50" wp14:editId="7568CCA6">
                <wp:simplePos x="0" y="0"/>
                <wp:positionH relativeFrom="column">
                  <wp:posOffset>5546725</wp:posOffset>
                </wp:positionH>
                <wp:positionV relativeFrom="paragraph">
                  <wp:posOffset>10605</wp:posOffset>
                </wp:positionV>
                <wp:extent cx="368300" cy="387350"/>
                <wp:effectExtent l="0" t="0" r="0" b="0"/>
                <wp:wrapNone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00" cy="38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5404" w:rsidRPr="00DE5F39" w:rsidRDefault="008A5404" w:rsidP="008A5404">
                            <w:pPr>
                              <w:rPr>
                                <w:b/>
                                <w:sz w:val="28"/>
                                <w:szCs w:val="28"/>
                                <w:lang w:val="en-CA"/>
                              </w:rPr>
                            </w:pPr>
                            <w:r>
                              <w:rPr>
                                <w:noProof/>
                                <w:lang w:val="en-CA" w:eastAsia="en-CA"/>
                              </w:rPr>
                              <w:drawing>
                                <wp:inline distT="0" distB="0" distL="0" distR="0" wp14:anchorId="49F83311" wp14:editId="51CBF93A">
                                  <wp:extent cx="178435" cy="35560"/>
                                  <wp:effectExtent l="0" t="0" r="0" b="0"/>
                                  <wp:docPr id="53" name="Picture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8435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gramStart"/>
                            <w:r>
                              <w:rPr>
                                <w:b/>
                                <w:sz w:val="28"/>
                                <w:szCs w:val="28"/>
                                <w:lang w:val="en-CA"/>
                              </w:rPr>
                              <w:t>y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4" type="#_x0000_t202" style="position:absolute;left:0;text-align:left;margin-left:436.75pt;margin-top:.85pt;width:29pt;height:30.5pt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" filled="f" stroked="f">
                <v:textbox>
                  <w:txbxContent>
                    <w:p w:rsidR="008A5404" w:rsidRPr="00DE5F39" w:rsidRDefault="008A5404" w:rsidP="008A5404">
                      <w:pPr>
                        <w:rPr>
                          <w:b/>
                          <w:sz w:val="28"/>
                          <w:szCs w:val="28"/>
                          <w:lang w:val="en-CA"/>
                        </w:rPr>
                      </w:pPr>
                      <w:r>
                        <w:rPr>
                          <w:noProof/>
                          <w:lang w:val="en-CA" w:eastAsia="en-CA"/>
                        </w:rPr>
                        <w:drawing>
                          <wp:inline distT="0" distB="0" distL="0" distR="0" wp14:anchorId="49F83311" wp14:editId="51CBF93A">
                            <wp:extent cx="178435" cy="35560"/>
                            <wp:effectExtent l="0" t="0" r="0" b="0"/>
                            <wp:docPr id="53" name="Picture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8435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sz w:val="28"/>
                          <w:szCs w:val="28"/>
                          <w:lang w:val="en-CA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 w:rsidR="005E2CF7" w:rsidRDefault="005E2CF7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5E2CF7" w:rsidRDefault="00DE5F39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  <w:r>
        <w:rPr>
          <w:rFonts w:ascii="Georgia" w:hAnsi="Georgia"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507FEC2C" wp14:editId="5694352A">
                <wp:simplePos x="0" y="0"/>
                <wp:positionH relativeFrom="column">
                  <wp:posOffset>5640260</wp:posOffset>
                </wp:positionH>
                <wp:positionV relativeFrom="paragraph">
                  <wp:posOffset>34290</wp:posOffset>
                </wp:positionV>
                <wp:extent cx="0" cy="450850"/>
                <wp:effectExtent l="95250" t="38100" r="57150" b="254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0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444.1pt;margin-top:2.7pt;width:0;height:35.5pt;flip:y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" strokecolor="#4579b8 [3044]">
                <v:stroke endarrow="open"/>
              </v:shape>
            </w:pict>
          </mc:Fallback>
        </mc:AlternateContent>
      </w:r>
    </w:p>
    <w:p w:rsidR="005E2CF7" w:rsidRDefault="005E2CF7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5E2CF7" w:rsidRDefault="00DE5F39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  <w:r w:rsidRPr="00EF61AC">
        <w:rPr>
          <w:rFonts w:ascii="Georgia" w:hAnsi="Georgia"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0EC87CA7" wp14:editId="3C62D7D4">
                <wp:simplePos x="0" y="0"/>
                <wp:positionH relativeFrom="column">
                  <wp:posOffset>6087745</wp:posOffset>
                </wp:positionH>
                <wp:positionV relativeFrom="paragraph">
                  <wp:posOffset>32385</wp:posOffset>
                </wp:positionV>
                <wp:extent cx="368300" cy="387350"/>
                <wp:effectExtent l="0" t="0" r="0" b="0"/>
                <wp:wrapNone/>
                <wp:docPr id="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00" cy="38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7954" w:rsidRPr="00DE5F39" w:rsidRDefault="00A324CF">
                            <w:pPr>
                              <w:rPr>
                                <w:b/>
                                <w:sz w:val="28"/>
                                <w:szCs w:val="28"/>
                                <w:lang w:val="en-CA"/>
                              </w:rPr>
                            </w:pPr>
                            <w:r>
                              <w:pict>
                                <v:shape id="Picture 9" o:spid="_x0000_i1032" type="#_x0000_t75" style="width:13.95pt;height:2.8pt;visibility:visible;mso-wrap-style:square">
                                  <v:imagedata r:id="rId18" o:title=""/>
                                </v:shape>
                              </w:pict>
                            </w:r>
                            <w:proofErr w:type="gramStart"/>
                            <w:r w:rsidR="00DE5F39">
                              <w:rPr>
                                <w:b/>
                                <w:sz w:val="28"/>
                                <w:szCs w:val="28"/>
                                <w:lang w:val="en-CA"/>
                              </w:rP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5" type="#_x0000_t202" style="position:absolute;left:0;text-align:left;margin-left:479.35pt;margin-top:2.55pt;width:29pt;height:30.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" stroked="f">
                <v:textbox>
                  <w:txbxContent>
                    <w:p w:rsidR="004D7954" w:rsidRPr="00DE5F39" w:rsidRDefault="007548FE">
                      <w:pPr>
                        <w:rPr>
                          <w:b/>
                          <w:sz w:val="28"/>
                          <w:szCs w:val="28"/>
                          <w:lang w:val="en-CA"/>
                        </w:rPr>
                      </w:pPr>
                      <w:r>
                        <w:pict>
                          <v:shape id="Picture 9" o:spid="_x0000_i1032" type="#_x0000_t75" style="width:13.95pt;height:2.8pt;visibility:visible;mso-wrap-style:square">
                            <v:imagedata r:id="rId19" o:title=""/>
                          </v:shape>
                        </w:pict>
                      </w:r>
                      <w:r w:rsidR="00DE5F39">
                        <w:rPr>
                          <w:b/>
                          <w:sz w:val="28"/>
                          <w:szCs w:val="28"/>
                          <w:lang w:val="en-CA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36FEAC98" wp14:editId="63300F1F">
                <wp:simplePos x="0" y="0"/>
                <wp:positionH relativeFrom="column">
                  <wp:posOffset>5622727</wp:posOffset>
                </wp:positionH>
                <wp:positionV relativeFrom="paragraph">
                  <wp:posOffset>135239</wp:posOffset>
                </wp:positionV>
                <wp:extent cx="577784" cy="11875"/>
                <wp:effectExtent l="0" t="76200" r="32385" b="10287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784" cy="11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type="#_x0000_t32" style="position:absolute;margin-left:442.75pt;margin-top:10.65pt;width:45.5pt;height:.9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" strokecolor="#4579b8 [3044]">
                <v:stroke endarrow="open"/>
              </v:shape>
            </w:pict>
          </mc:Fallback>
        </mc:AlternateContent>
      </w:r>
    </w:p>
    <w:p w:rsidR="005E2CF7" w:rsidRDefault="005E2CF7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5E2CF7" w:rsidRDefault="005E2CF7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BD2CB7" w:rsidRDefault="00DE5F39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  <w:r w:rsidRPr="00EF61AC">
        <w:rPr>
          <w:rFonts w:ascii="Georgia" w:hAnsi="Georgia"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45C0F22D" wp14:editId="161780FE">
                <wp:simplePos x="0" y="0"/>
                <wp:positionH relativeFrom="column">
                  <wp:posOffset>5654485</wp:posOffset>
                </wp:positionH>
                <wp:positionV relativeFrom="paragraph">
                  <wp:posOffset>142875</wp:posOffset>
                </wp:positionV>
                <wp:extent cx="368300" cy="387350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00" cy="38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5F39" w:rsidRPr="00DE5F39" w:rsidRDefault="00DE5F39" w:rsidP="00DE5F39">
                            <w:pPr>
                              <w:rPr>
                                <w:b/>
                                <w:sz w:val="28"/>
                                <w:szCs w:val="28"/>
                                <w:lang w:val="en-CA"/>
                              </w:rPr>
                            </w:pPr>
                            <w:r>
                              <w:rPr>
                                <w:noProof/>
                                <w:lang w:val="en-CA" w:eastAsia="en-CA"/>
                              </w:rPr>
                              <w:drawing>
                                <wp:inline distT="0" distB="0" distL="0" distR="0" wp14:anchorId="0F09EB76" wp14:editId="0A9AC6D1">
                                  <wp:extent cx="178435" cy="35560"/>
                                  <wp:effectExtent l="0" t="0" r="0" b="0"/>
                                  <wp:docPr id="37" name="Picture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8435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gramStart"/>
                            <w:r>
                              <w:rPr>
                                <w:b/>
                                <w:sz w:val="28"/>
                                <w:szCs w:val="28"/>
                                <w:lang w:val="en-CA"/>
                              </w:rPr>
                              <w:t>v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6" type="#_x0000_t202" style="position:absolute;left:0;text-align:left;margin-left:445.25pt;margin-top:11.25pt;width:29pt;height:30.5pt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" stroked="f">
                <v:textbox>
                  <w:txbxContent>
                    <w:p w:rsidR="00DE5F39" w:rsidRPr="00DE5F39" w:rsidRDefault="00DE5F39" w:rsidP="00DE5F39">
                      <w:pPr>
                        <w:rPr>
                          <w:b/>
                          <w:sz w:val="28"/>
                          <w:szCs w:val="28"/>
                          <w:lang w:val="en-CA"/>
                        </w:rPr>
                      </w:pPr>
                      <w:r>
                        <w:rPr>
                          <w:noProof/>
                          <w:lang w:val="en-CA" w:eastAsia="en-CA"/>
                        </w:rPr>
                        <w:drawing>
                          <wp:inline distT="0" distB="0" distL="0" distR="0" wp14:anchorId="0F09EB76" wp14:editId="0A9AC6D1">
                            <wp:extent cx="178435" cy="35560"/>
                            <wp:effectExtent l="0" t="0" r="0" b="0"/>
                            <wp:docPr id="37" name="Picture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8435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sz w:val="28"/>
                          <w:szCs w:val="28"/>
                          <w:lang w:val="en-CA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</w:p>
    <w:p w:rsidR="00BD2CB7" w:rsidRDefault="00BD2CB7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BD2CB7" w:rsidRDefault="00BD2CB7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BD2CB7" w:rsidRDefault="00BD2CB7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BD2CB7" w:rsidRDefault="00BD2CB7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BD2CB7" w:rsidRDefault="00BD2CB7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BD2CB7" w:rsidRDefault="00BD2CB7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BD2CB7" w:rsidRDefault="00BD2CB7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BD2CB7" w:rsidRDefault="00BD2CB7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BD2CB7" w:rsidRDefault="00BD2CB7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5E2CF7" w:rsidRPr="00657115" w:rsidRDefault="005E2CF7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57115" w:rsidRDefault="00A96B0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  <w:r>
        <w:rPr>
          <w:rFonts w:ascii="Georgia" w:hAnsi="Georgia"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1EBC3F2E" wp14:editId="36D09650">
                <wp:simplePos x="0" y="0"/>
                <wp:positionH relativeFrom="column">
                  <wp:posOffset>5106670</wp:posOffset>
                </wp:positionH>
                <wp:positionV relativeFrom="paragraph">
                  <wp:posOffset>45085</wp:posOffset>
                </wp:positionV>
                <wp:extent cx="941070" cy="343535"/>
                <wp:effectExtent l="0" t="0" r="11430" b="18415"/>
                <wp:wrapNone/>
                <wp:docPr id="4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1070" cy="3435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402.1pt;margin-top:3.55pt;width:74.1pt;height:27.0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" filled="f" strokecolor="black [3213]">
                <v:path arrowok="t"/>
              </v:rect>
            </w:pict>
          </mc:Fallback>
        </mc:AlternateContent>
      </w: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57115" w:rsidRDefault="00C16598" w:rsidP="00BD2CB7">
      <w:pPr>
        <w:tabs>
          <w:tab w:val="left" w:pos="7260"/>
        </w:tabs>
        <w:rPr>
          <w:rFonts w:ascii="Georgia" w:hAnsi="Georgia"/>
          <w:sz w:val="22"/>
          <w:szCs w:val="22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C0591" w:rsidRDefault="004D7954" w:rsidP="002C7B3D">
      <w:pPr>
        <w:pStyle w:val="ListParagraph"/>
        <w:numPr>
          <w:ilvl w:val="0"/>
          <w:numId w:val="24"/>
        </w:numPr>
        <w:tabs>
          <w:tab w:val="left" w:pos="7260"/>
        </w:tabs>
        <w:rPr>
          <w:color w:val="000000"/>
        </w:rPr>
      </w:pPr>
      <w:r>
        <w:rPr>
          <w:color w:val="000000"/>
        </w:rPr>
        <w:t>Calculate the power dissipated as heat in the loop at the instant shown</w:t>
      </w:r>
      <w:r w:rsidR="00257D6D">
        <w:rPr>
          <w:color w:val="000000"/>
        </w:rPr>
        <w:t xml:space="preserve"> (4</w:t>
      </w:r>
      <w:r w:rsidR="004B11F3">
        <w:rPr>
          <w:color w:val="000000"/>
        </w:rPr>
        <w:t xml:space="preserve"> marks)</w:t>
      </w: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Default="00A96B08" w:rsidP="00124535">
      <w:pPr>
        <w:tabs>
          <w:tab w:val="center" w:pos="4724"/>
          <w:tab w:val="left" w:pos="7260"/>
          <w:tab w:val="left" w:pos="8389"/>
        </w:tabs>
        <w:rPr>
          <w:rFonts w:ascii="Georgia" w:hAnsi="Georgia"/>
          <w:sz w:val="22"/>
          <w:szCs w:val="22"/>
        </w:rPr>
      </w:pPr>
      <w:r>
        <w:rPr>
          <w:rFonts w:ascii="Georgia" w:hAnsi="Georgia"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7B23434A" wp14:editId="12D971FC">
                <wp:simplePos x="0" y="0"/>
                <wp:positionH relativeFrom="column">
                  <wp:posOffset>5006340</wp:posOffset>
                </wp:positionH>
                <wp:positionV relativeFrom="paragraph">
                  <wp:posOffset>65405</wp:posOffset>
                </wp:positionV>
                <wp:extent cx="1087755" cy="626745"/>
                <wp:effectExtent l="0" t="0" r="17145" b="2159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755" cy="626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7954" w:rsidRDefault="004D795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107" type="#_x0000_t202" style="position:absolute;margin-left:394.2pt;margin-top:5.15pt;width:85.65pt;height:49.35pt;z-index:2520883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">
                <v:textbox style="mso-fit-shape-to-text:t">
                  <w:txbxContent>
                    <w:p w:rsidR="004D7954" w:rsidRDefault="004D7954"/>
                  </w:txbxContent>
                </v:textbox>
              </v:shape>
            </w:pict>
          </mc:Fallback>
        </mc:AlternateContent>
      </w:r>
      <w:r w:rsidR="00124535">
        <w:rPr>
          <w:rFonts w:ascii="Georgia" w:hAnsi="Georgia"/>
          <w:sz w:val="22"/>
          <w:szCs w:val="22"/>
        </w:rPr>
        <w:tab/>
      </w:r>
      <w:r w:rsidR="00124535">
        <w:rPr>
          <w:rFonts w:ascii="Georgia" w:hAnsi="Georgia"/>
          <w:sz w:val="22"/>
          <w:szCs w:val="22"/>
        </w:rPr>
        <w:tab/>
      </w:r>
      <w:r w:rsidR="00124535">
        <w:rPr>
          <w:rFonts w:ascii="Georgia" w:hAnsi="Georgia"/>
          <w:sz w:val="22"/>
          <w:szCs w:val="22"/>
        </w:rPr>
        <w:tab/>
      </w:r>
      <w:r w:rsidR="00124535">
        <w:rPr>
          <w:rFonts w:ascii="Georgia" w:hAnsi="Georgia"/>
          <w:sz w:val="22"/>
          <w:szCs w:val="22"/>
        </w:rPr>
        <w:tab/>
      </w:r>
      <w:r w:rsidR="00124535">
        <w:rPr>
          <w:rFonts w:ascii="Georgia" w:hAnsi="Georgia"/>
          <w:sz w:val="22"/>
          <w:szCs w:val="22"/>
        </w:rPr>
        <w:tab/>
      </w:r>
      <w:r w:rsidR="00124535">
        <w:rPr>
          <w:rFonts w:ascii="Georgia" w:hAnsi="Georgia"/>
          <w:sz w:val="22"/>
          <w:szCs w:val="22"/>
        </w:rPr>
        <w:tab/>
      </w:r>
      <w:r w:rsidR="00124535">
        <w:rPr>
          <w:rFonts w:ascii="Georgia" w:hAnsi="Georgia"/>
          <w:sz w:val="22"/>
          <w:szCs w:val="22"/>
        </w:rPr>
        <w:tab/>
      </w:r>
    </w:p>
    <w:p w:rsidR="00124535" w:rsidRDefault="00124535" w:rsidP="00124535">
      <w:pPr>
        <w:tabs>
          <w:tab w:val="center" w:pos="4724"/>
          <w:tab w:val="left" w:pos="7260"/>
          <w:tab w:val="left" w:pos="8389"/>
        </w:tabs>
        <w:rPr>
          <w:rFonts w:ascii="Georgia" w:hAnsi="Georgia"/>
          <w:sz w:val="22"/>
          <w:szCs w:val="22"/>
        </w:rPr>
      </w:pPr>
    </w:p>
    <w:p w:rsidR="00124535" w:rsidRPr="00657115" w:rsidRDefault="00124535" w:rsidP="00124535">
      <w:pPr>
        <w:tabs>
          <w:tab w:val="center" w:pos="4724"/>
          <w:tab w:val="left" w:pos="7260"/>
          <w:tab w:val="left" w:pos="8389"/>
        </w:tabs>
        <w:rPr>
          <w:rFonts w:ascii="Georgia" w:hAnsi="Georgia"/>
          <w:sz w:val="22"/>
          <w:szCs w:val="22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4D7954" w:rsidRDefault="00257D6D" w:rsidP="004D7954">
      <w:pPr>
        <w:pStyle w:val="ListParagraph"/>
        <w:numPr>
          <w:ilvl w:val="0"/>
          <w:numId w:val="24"/>
        </w:numPr>
        <w:tabs>
          <w:tab w:val="left" w:pos="7260"/>
        </w:tabs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Find</w:t>
      </w:r>
      <w:r w:rsidR="004D7954">
        <w:rPr>
          <w:rFonts w:ascii="Georgia" w:hAnsi="Georgia"/>
          <w:sz w:val="22"/>
          <w:szCs w:val="22"/>
        </w:rPr>
        <w:t xml:space="preserve"> the force you have to pull with the keep the bar moving at that speed. </w:t>
      </w:r>
      <w:r w:rsidR="004B11F3">
        <w:rPr>
          <w:rFonts w:ascii="Georgia" w:hAnsi="Georgia"/>
          <w:sz w:val="22"/>
          <w:szCs w:val="22"/>
        </w:rPr>
        <w:t xml:space="preserve"> (4 marks)</w:t>
      </w: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16598" w:rsidRPr="00657115" w:rsidRDefault="00C16598" w:rsidP="00F45D0D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87581D" w:rsidRDefault="0087581D" w:rsidP="00B7124E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87581D" w:rsidRDefault="0087581D" w:rsidP="00B7124E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4B11F3" w:rsidRDefault="004B11F3" w:rsidP="00B7124E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094B53" w:rsidRDefault="00094B53" w:rsidP="00B7124E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0F2EC5" w:rsidRDefault="000F2EC5" w:rsidP="00B7124E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4F389A" w:rsidRPr="00B7124E" w:rsidRDefault="00A35513" w:rsidP="00B7124E">
      <w:pPr>
        <w:tabs>
          <w:tab w:val="left" w:pos="7260"/>
        </w:tabs>
        <w:rPr>
          <w:rFonts w:ascii="Georgia" w:hAnsi="Georgia"/>
          <w:sz w:val="22"/>
          <w:szCs w:val="22"/>
        </w:rPr>
      </w:pPr>
      <w:r w:rsidRPr="006C0591">
        <w:rPr>
          <w:b/>
          <w:bCs/>
          <w:noProof/>
          <w:sz w:val="28"/>
          <w:szCs w:val="28"/>
          <w:u w:val="single"/>
          <w:lang w:val="en-CA" w:eastAsia="en-CA"/>
        </w:rPr>
        <w:lastRenderedPageBreak/>
        <w:t>Question 5</w:t>
      </w:r>
    </w:p>
    <w:p w:rsidR="005A34C7" w:rsidRPr="00657115" w:rsidRDefault="005A34C7" w:rsidP="005A34C7">
      <w:pPr>
        <w:tabs>
          <w:tab w:val="left" w:pos="7260"/>
        </w:tabs>
        <w:jc w:val="center"/>
        <w:rPr>
          <w:rFonts w:ascii="Georgia" w:hAnsi="Georgia"/>
          <w:sz w:val="22"/>
          <w:szCs w:val="22"/>
        </w:rPr>
      </w:pPr>
    </w:p>
    <w:p w:rsidR="00CB3758" w:rsidRDefault="0020083E" w:rsidP="00CB3758">
      <w:pPr>
        <w:tabs>
          <w:tab w:val="left" w:pos="7260"/>
        </w:tabs>
        <w:jc w:val="both"/>
        <w:rPr>
          <w:color w:val="000000"/>
        </w:rPr>
      </w:pPr>
      <w:r>
        <w:rPr>
          <w:color w:val="000000"/>
        </w:rPr>
        <w:t>The figure shows a conducting loop</w:t>
      </w:r>
      <w:r w:rsidR="00CB3758">
        <w:rPr>
          <w:color w:val="000000"/>
        </w:rPr>
        <w:t xml:space="preserve"> of radius r</w:t>
      </w:r>
      <w:r w:rsidR="00CB0F17">
        <w:rPr>
          <w:color w:val="000000"/>
        </w:rPr>
        <w:t xml:space="preserve"> </w:t>
      </w:r>
      <w:r w:rsidR="00CB3758">
        <w:rPr>
          <w:color w:val="000000"/>
        </w:rPr>
        <w:t>= 7 cm</w:t>
      </w:r>
      <w:r>
        <w:rPr>
          <w:color w:val="000000"/>
        </w:rPr>
        <w:t xml:space="preserve"> with </w:t>
      </w:r>
      <w:r w:rsidR="007C4E57">
        <w:rPr>
          <w:color w:val="000000"/>
        </w:rPr>
        <w:t xml:space="preserve">a </w:t>
      </w:r>
      <w:r>
        <w:rPr>
          <w:color w:val="000000"/>
        </w:rPr>
        <w:t>current</w:t>
      </w:r>
      <w:r w:rsidR="007C4E57">
        <w:rPr>
          <w:color w:val="000000"/>
        </w:rPr>
        <w:t xml:space="preserve"> </w:t>
      </w:r>
      <w:proofErr w:type="gramStart"/>
      <w:r w:rsidR="007C4E57">
        <w:rPr>
          <w:color w:val="000000"/>
        </w:rPr>
        <w:t xml:space="preserve">of </w:t>
      </w:r>
      <w:r>
        <w:rPr>
          <w:color w:val="000000"/>
        </w:rPr>
        <w:t xml:space="preserve"> I</w:t>
      </w:r>
      <w:proofErr w:type="gramEnd"/>
      <w:r>
        <w:rPr>
          <w:color w:val="000000"/>
        </w:rPr>
        <w:t xml:space="preserve"> = 0.6 A flowing in it. The loop is in the </w:t>
      </w:r>
      <w:proofErr w:type="spellStart"/>
      <w:r>
        <w:rPr>
          <w:color w:val="000000"/>
        </w:rPr>
        <w:t>xy</w:t>
      </w:r>
      <w:proofErr w:type="spellEnd"/>
      <w:r>
        <w:rPr>
          <w:color w:val="000000"/>
        </w:rPr>
        <w:t xml:space="preserve"> plane</w:t>
      </w:r>
      <w:r w:rsidR="00CB3758">
        <w:rPr>
          <w:color w:val="000000"/>
        </w:rPr>
        <w:t xml:space="preserve">, in a region where there is a uniform </w:t>
      </w:r>
      <w:r>
        <w:rPr>
          <w:color w:val="000000"/>
        </w:rPr>
        <w:t>external ma</w:t>
      </w:r>
      <w:r w:rsidR="00BD5067">
        <w:rPr>
          <w:color w:val="000000"/>
        </w:rPr>
        <w:t xml:space="preserve">gnetic field given by </w:t>
      </w:r>
      <w:r w:rsidR="00BD5067" w:rsidRPr="00683C13">
        <w:rPr>
          <w:b/>
          <w:color w:val="000000"/>
        </w:rPr>
        <w:t>B</w:t>
      </w:r>
      <w:r w:rsidR="00BD5067">
        <w:rPr>
          <w:color w:val="000000"/>
        </w:rPr>
        <w:t xml:space="preserve">=300 </w:t>
      </w:r>
      <w:proofErr w:type="spellStart"/>
      <w:r>
        <w:rPr>
          <w:color w:val="000000"/>
        </w:rPr>
        <w:t>cos</w:t>
      </w:r>
      <w:proofErr w:type="spellEnd"/>
      <w:r w:rsidR="00BD5067">
        <w:rPr>
          <w:color w:val="000000"/>
        </w:rPr>
        <w:t xml:space="preserve"> </w:t>
      </w:r>
      <w:proofErr w:type="spellStart"/>
      <w:r>
        <w:rPr>
          <w:color w:val="000000"/>
        </w:rPr>
        <w:t>ωt</w:t>
      </w:r>
      <w:proofErr w:type="spellEnd"/>
      <w:r>
        <w:rPr>
          <w:color w:val="000000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>z</m:t>
            </m:r>
          </m:e>
        </m:acc>
      </m:oMath>
      <w:r w:rsidR="00CB3758">
        <w:rPr>
          <w:color w:val="000000"/>
        </w:rPr>
        <w:t xml:space="preserve"> over the entire space where the loop is</w:t>
      </w:r>
      <w:r w:rsidR="000F77D8">
        <w:rPr>
          <w:color w:val="000000"/>
        </w:rPr>
        <w:t xml:space="preserve">. The frequency of the time </w:t>
      </w:r>
      <w:r w:rsidR="001B2EAB">
        <w:rPr>
          <w:color w:val="000000"/>
        </w:rPr>
        <w:t>dependent</w:t>
      </w:r>
      <w:r w:rsidR="000F77D8">
        <w:rPr>
          <w:color w:val="000000"/>
        </w:rPr>
        <w:t xml:space="preserve"> magnetic field is 10 GHz. </w:t>
      </w:r>
    </w:p>
    <w:p w:rsidR="00CB3758" w:rsidRDefault="00CB3758" w:rsidP="00CB3758">
      <w:pPr>
        <w:tabs>
          <w:tab w:val="left" w:pos="7260"/>
        </w:tabs>
        <w:jc w:val="both"/>
        <w:rPr>
          <w:color w:val="000000"/>
        </w:rPr>
      </w:pPr>
    </w:p>
    <w:p w:rsidR="005A34C7" w:rsidRPr="000F77D8" w:rsidRDefault="000F77D8" w:rsidP="000F77D8">
      <w:pPr>
        <w:pStyle w:val="ListParagraph"/>
        <w:numPr>
          <w:ilvl w:val="0"/>
          <w:numId w:val="37"/>
        </w:numPr>
        <w:tabs>
          <w:tab w:val="left" w:pos="7260"/>
        </w:tabs>
        <w:jc w:val="both"/>
        <w:rPr>
          <w:rFonts w:ascii="Georgia" w:hAnsi="Georgia"/>
          <w:sz w:val="22"/>
          <w:szCs w:val="22"/>
        </w:rPr>
      </w:pPr>
      <w:r>
        <w:rPr>
          <w:noProof/>
          <w:lang w:val="en-CA" w:eastAsia="en-CA"/>
        </w:rPr>
        <mc:AlternateContent>
          <mc:Choice Requires="wpg">
            <w:drawing>
              <wp:anchor distT="0" distB="0" distL="114300" distR="114300" simplePos="0" relativeHeight="252284928" behindDoc="0" locked="0" layoutInCell="1" allowOverlap="1" wp14:anchorId="645C233C" wp14:editId="3DC0AB2F">
                <wp:simplePos x="0" y="0"/>
                <wp:positionH relativeFrom="column">
                  <wp:posOffset>3811956</wp:posOffset>
                </wp:positionH>
                <wp:positionV relativeFrom="paragraph">
                  <wp:posOffset>352323</wp:posOffset>
                </wp:positionV>
                <wp:extent cx="2553005" cy="1506932"/>
                <wp:effectExtent l="0" t="0" r="0" b="17145"/>
                <wp:wrapNone/>
                <wp:docPr id="320" name="Group 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3005" cy="1506932"/>
                          <a:chOff x="0" y="0"/>
                          <a:chExt cx="2553005" cy="1506932"/>
                        </a:xfrm>
                      </wpg:grpSpPr>
                      <wps:wsp>
                        <wps:cNvPr id="5" name="Straight Arrow Connector 5"/>
                        <wps:cNvCnPr/>
                        <wps:spPr>
                          <a:xfrm flipV="1">
                            <a:off x="1887321" y="307239"/>
                            <a:ext cx="0" cy="47498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Arrow Connector 9"/>
                        <wps:cNvCnPr/>
                        <wps:spPr>
                          <a:xfrm>
                            <a:off x="1887321" y="782727"/>
                            <a:ext cx="35844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48179" y="629108"/>
                            <a:ext cx="204826" cy="277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0083E" w:rsidRDefault="0020083E">
                              <w:proofErr w:type="gramStart"/>
                              <w:r>
                                <w:t>x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77593" y="0"/>
                            <a:ext cx="204826" cy="277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0083E" w:rsidRPr="0020083E" w:rsidRDefault="0020083E" w:rsidP="0020083E">
                              <w:pPr>
                                <w:rPr>
                                  <w:lang w:val="en-CA"/>
                                </w:rPr>
                              </w:pPr>
                              <w:proofErr w:type="gramStart"/>
                              <w:r>
                                <w:rPr>
                                  <w:lang w:val="en-CA"/>
                                </w:rPr>
                                <w:t>y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80083" y="738836"/>
                            <a:ext cx="204826" cy="277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0083E" w:rsidRPr="0020083E" w:rsidRDefault="0020083E" w:rsidP="0020083E">
                              <w:pPr>
                                <w:rPr>
                                  <w:lang w:val="en-CA"/>
                                </w:rPr>
                              </w:pPr>
                              <w:proofErr w:type="gramStart"/>
                              <w:r>
                                <w:rPr>
                                  <w:lang w:val="en-CA"/>
                                </w:rPr>
                                <w:t>z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316" name="Group 316"/>
                        <wpg:cNvGrpSpPr/>
                        <wpg:grpSpPr>
                          <a:xfrm>
                            <a:off x="1836115" y="738836"/>
                            <a:ext cx="94615" cy="94615"/>
                            <a:chOff x="0" y="0"/>
                            <a:chExt cx="416967" cy="394513"/>
                          </a:xfrm>
                        </wpg:grpSpPr>
                        <wps:wsp>
                          <wps:cNvPr id="314" name="Oval 314"/>
                          <wps:cNvSpPr/>
                          <wps:spPr>
                            <a:xfrm>
                              <a:off x="0" y="0"/>
                              <a:ext cx="416967" cy="394513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5" name="Oval 315"/>
                          <wps:cNvSpPr/>
                          <wps:spPr>
                            <a:xfrm>
                              <a:off x="182880" y="175565"/>
                              <a:ext cx="45085" cy="4508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18" name="Oval 318"/>
                        <wps:cNvSpPr/>
                        <wps:spPr>
                          <a:xfrm>
                            <a:off x="124358" y="270663"/>
                            <a:ext cx="1287475" cy="123626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Oval 319"/>
                        <wps:cNvSpPr/>
                        <wps:spPr>
                          <a:xfrm>
                            <a:off x="58521" y="738836"/>
                            <a:ext cx="189230" cy="16573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29108"/>
                            <a:ext cx="248285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5067" w:rsidRPr="00BD5067" w:rsidRDefault="00BD5067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  <w:r w:rsidRPr="00BD5067">
                                <w:rPr>
                                  <w:sz w:val="36"/>
                                  <w:szCs w:val="36"/>
                                </w:rPr>
                                <w:t>~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9" name="Arc 89"/>
                        <wps:cNvSpPr/>
                        <wps:spPr>
                          <a:xfrm rot="20189406">
                            <a:off x="124358" y="336500"/>
                            <a:ext cx="718820" cy="170815"/>
                          </a:xfrm>
                          <a:prstGeom prst="arc">
                            <a:avLst/>
                          </a:prstGeom>
                          <a:ln w="31750">
                            <a:solidFill>
                              <a:schemeClr val="tx1"/>
                            </a:solidFill>
                            <a:headEnd type="non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7510" y="153620"/>
                            <a:ext cx="373380" cy="326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B3758" w:rsidRDefault="00CB3758" w:rsidP="00CB3758">
                              <w: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0" o:spid="_x0000_s1108" style="position:absolute;left:0;text-align:left;margin-left:300.15pt;margin-top:27.75pt;width:201pt;height:118.65pt;z-index:252284928" coordsize="25530,15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">
                <v:shape id="Straight Arrow Connector 5" o:spid="_x0000_s1109" type="#_x0000_t32" style="position:absolute;left:18873;top:3072;width:0;height:475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wnSMMAAADaAAAADwAAAGRycy9kb3ducmV2LnhtbESPX2vCMBTF3wW/Q7iCb5o6dEhnFHEM&#10;NgSlKgzfrs1dW9bclCTa7tsbYeDj4fz5cRarztTiRs5XlhVMxgkI4tzqigsFp+PHaA7CB2SNtWVS&#10;8EceVst+b4Gpti1ndDuEQsQR9ikqKENoUil9XpJBP7YNcfR+rDMYonSF1A7bOG5q+ZIkr9JgxZFQ&#10;YkObkvLfw9VEyPs0m22/t5cpZet9e/k674I7KzUcdOs3EIG68Az/tz+1ghk8rsQbIJ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EcJ0jDAAAA2gAAAA8AAAAAAAAAAAAA&#10;AAAAoQIAAGRycy9kb3ducmV2LnhtbFBLBQYAAAAABAAEAPkAAACRAwAAAAA=&#10;" strokecolor="#4579b8 [3044]">
                  <v:stroke endarrow="open"/>
                </v:shape>
                <v:shape id="Straight Arrow Connector 9" o:spid="_x0000_s1110" type="#_x0000_t32" style="position:absolute;left:18873;top:7827;width:358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6bocMAAADaAAAADwAAAGRycy9kb3ducmV2LnhtbESPT2uDQBTE74F+h+UVekvWNhiMdRUJ&#10;SHpt/kB7e3FfVOq+FXdN7LfvFgo9DjPzGyYrZtOLG42us6zgeRWBIK6t7rhRcDpWywSE88gae8uk&#10;4JscFPnDIsNU2zu/0+3gGxEg7FJU0Ho/pFK6uiWDbmUH4uBd7WjQBzk2Uo94D3DTy5co2kiDHYeF&#10;FgfatVR/HSajYH29zPvElzKpPuxumuI4PlefSj09zuUrCE+z/w//td+0gi38Xgk3QOY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um6HDAAAA2gAAAA8AAAAAAAAAAAAA&#10;AAAAoQIAAGRycy9kb3ducmV2LnhtbFBLBQYAAAAABAAEAPkAAACRAwAAAAA=&#10;" strokecolor="#4579b8 [3044]">
                  <v:stroke endarrow="open"/>
                </v:shape>
                <v:shape id="_x0000_s1111" type="#_x0000_t202" style="position:absolute;left:23481;top:6291;width:2049;height:2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lEbMMA&#10;AADcAAAADwAAAGRycy9kb3ducmV2LnhtbESPQWsCMRSE74X+h/AKvdXElrayGkVqCx68VLf3x+a5&#10;Wdy8LJunu/77plDwOMzMN8xiNYZWXahPTWQL04kBRVxF13BtoTx8Pc1AJUF22EYmC1dKsFre3y2w&#10;cHHgb7rspVYZwqlAC16kK7ROlaeAaRI74uwdYx9Qsuxr7XocMjy0+tmYNx2w4bzgsaMPT9Vpfw4W&#10;RNx6ei0/Q9r+jLvN4E31iqW1jw/jeg5KaJRb+L+9dRZezDv8nclHQC9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lEbMMAAADcAAAADwAAAAAAAAAAAAAAAACYAgAAZHJzL2Rv&#10;d25yZXYueG1sUEsFBgAAAAAEAAQA9QAAAIgDAAAAAA==&#10;" filled="f" stroked="f">
                  <v:textbox style="mso-fit-shape-to-text:t">
                    <w:txbxContent>
                      <w:p w:rsidR="0020083E" w:rsidRDefault="0020083E">
                        <w:r>
                          <w:t>x</w:t>
                        </w:r>
                      </w:p>
                    </w:txbxContent>
                  </v:textbox>
                </v:shape>
                <v:shape id="_x0000_s1112" type="#_x0000_t202" style="position:absolute;left:17775;width:2049;height:2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Xh98IA&#10;AADcAAAADwAAAGRycy9kb3ducmV2LnhtbESPQWsCMRSE7wX/Q3gFbzWxUpGtUcRW8NBLdb0/Nq+b&#10;pZuXZfPqrv/eFAo9DjPzDbPejqFVV+pTE9nCfGZAEVfRNVxbKM+HpxWoJMgO28hk4UYJtpvJwxoL&#10;Fwf+pOtJapUhnAq04EW6QutUeQqYZrEjzt5X7ANKln2tXY9DhodWPxuz1AEbzgseO9p7qr5PP8GC&#10;iNvNb+V7SMfL+PE2eFO9YGnt9HHcvYISGuU//Nc+OgsLs4TfM/kI6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teH3wgAAANwAAAAPAAAAAAAAAAAAAAAAAJgCAABkcnMvZG93&#10;bnJldi54bWxQSwUGAAAAAAQABAD1AAAAhwMAAAAA&#10;" filled="f" stroked="f">
                  <v:textbox style="mso-fit-shape-to-text:t">
                    <w:txbxContent>
                      <w:p w:rsidR="0020083E" w:rsidRPr="0020083E" w:rsidRDefault="0020083E" w:rsidP="0020083E">
                        <w:pPr>
                          <w:rPr>
                            <w:lang w:val="en-CA"/>
                          </w:rPr>
                        </w:pPr>
                        <w:r>
                          <w:rPr>
                            <w:lang w:val="en-CA"/>
                          </w:rPr>
                          <w:t>y</w:t>
                        </w:r>
                      </w:p>
                    </w:txbxContent>
                  </v:textbox>
                </v:shape>
                <v:shape id="_x0000_s1113" type="#_x0000_t202" style="position:absolute;left:15800;top:7388;width:2049;height:2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XvXsMA&#10;AADcAAAADwAAAGRycy9kb3ducmV2LnhtbESPzWrDMBCE74W+g9hCb43slIbiRAkhP5BDL0md+2Jt&#10;LVNrZaxN7Lx9FCj0OMzMN8xiNfpWXamPTWAD+SQDRVwF23BtoPzev32CioJssQ1MBm4UYbV8flpg&#10;YcPAR7qepFYJwrFAA06kK7SOlSOPcRI64uT9hN6jJNnX2vY4JLhv9TTLZtpjw2nBYUcbR9Xv6eIN&#10;iNh1fit3Ph7O49d2cFn1gaUxry/jeg5KaJT/8F/7YA285zk8zqQjo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YXvXsMAAADcAAAADwAAAAAAAAAAAAAAAACYAgAAZHJzL2Rv&#10;d25yZXYueG1sUEsFBgAAAAAEAAQA9QAAAIgDAAAAAA==&#10;" filled="f" stroked="f">
                  <v:textbox style="mso-fit-shape-to-text:t">
                    <w:txbxContent>
                      <w:p w:rsidR="0020083E" w:rsidRPr="0020083E" w:rsidRDefault="0020083E" w:rsidP="0020083E">
                        <w:pPr>
                          <w:rPr>
                            <w:lang w:val="en-CA"/>
                          </w:rPr>
                        </w:pPr>
                        <w:r>
                          <w:rPr>
                            <w:lang w:val="en-CA"/>
                          </w:rPr>
                          <w:t>z</w:t>
                        </w:r>
                      </w:p>
                    </w:txbxContent>
                  </v:textbox>
                </v:shape>
                <v:group id="Group 316" o:spid="_x0000_s1114" style="position:absolute;left:18361;top:7388;width:946;height:946" coordsize="416967,3945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3xfj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QxBu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fF+PxgAAANwA&#10;AAAPAAAAAAAAAAAAAAAAAKoCAABkcnMvZG93bnJldi54bWxQSwUGAAAAAAQABAD6AAAAnQMAAAAA&#10;">
                  <v:oval id="Oval 314" o:spid="_x0000_s1115" style="position:absolute;width:416967;height:39451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bUccQA&#10;AADcAAAADwAAAGRycy9kb3ducmV2LnhtbESPQWvCQBSE70L/w/IKvZmNNtiSZpU2IHgS1IL09si+&#10;JqG7b0N2m8R/7wqCx2FmvmGKzWSNGKj3rWMFiyQFQVw53XKt4Pu0nb+D8AFZo3FMCi7kYbN+mhWY&#10;azfygYZjqEWEsM9RQRNCl0vpq4Ys+sR1xNH7db3FEGVfS93jGOHWyGWarqTFluNCgx2VDVV/x3+r&#10;INvZbG8uh5F/tsZwuTzbt6+zUi/P0+cHiEBTeITv7Z1W8LrI4HYmHgG5v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W1HHEAAAA3AAAAA8AAAAAAAAAAAAAAAAAmAIAAGRycy9k&#10;b3ducmV2LnhtbFBLBQYAAAAABAAEAPUAAACJAwAAAAA=&#10;" filled="f" strokecolor="#243f60 [1604]" strokeweight="2pt"/>
                  <v:oval id="Oval 315" o:spid="_x0000_s1116" style="position:absolute;left:182880;top:175565;width:45085;height:450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AYA8cA&#10;AADcAAAADwAAAGRycy9kb3ducmV2LnhtbESPT2vCQBTE7wW/w/IEL6VutDSU6Cq1oAjtwb+ot0f2&#10;mQSzb2N2q2k/vSsUPA4z8xtmOG5MKS5Uu8Kygl43AkGcWl1wpmCznr68g3AeWWNpmRT8koPxqPU0&#10;xETbKy/psvKZCBB2CSrIva8SKV2ak0HXtRVx8I62NuiDrDOpa7wGuCllP4piabDgsJBjRZ85pafV&#10;j1FwiKcTjhdfz/xduXSyneHffndWqtNuPgYgPDX+Ef5vz7WC194b3M+EIyBH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yAGAPHAAAA3AAAAA8AAAAAAAAAAAAAAAAAmAIAAGRy&#10;cy9kb3ducmV2LnhtbFBLBQYAAAAABAAEAPUAAACMAwAAAAA=&#10;" fillcolor="#4f81bd [3204]" strokecolor="#243f60 [1604]" strokeweight="2pt"/>
                </v:group>
                <v:oval id="Oval 318" o:spid="_x0000_s1117" style="position:absolute;left:1243;top:2706;width:12875;height:123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vedL4A&#10;AADcAAAADwAAAGRycy9kb3ducmV2LnhtbERPy6rCMBDdX/AfwgjurqkPVKpRVBBcCT5A3A3N2BaT&#10;SWmirX9vFoLLw3kvVq014kW1Lx0rGPQTEMSZ0yXnCi7n3f8MhA/IGo1jUvAmD6tl52+BqXYNH+l1&#10;CrmIIexTVFCEUKVS+qwgi77vKuLI3V1tMURY51LX2MRwa+QwSSbSYsmxocCKtgVlj9PTKhjv7fhg&#10;3seGbztjeDu82unmqlSv267nIAK14Sf+uvdawWgQ18Yz8QjI5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Bb3nS+AAAA3AAAAA8AAAAAAAAAAAAAAAAAmAIAAGRycy9kb3ducmV2&#10;LnhtbFBLBQYAAAAABAAEAPUAAACDAwAAAAA=&#10;" filled="f" strokecolor="#243f60 [1604]" strokeweight="2pt"/>
                <v:oval id="Oval 319" o:spid="_x0000_s1118" style="position:absolute;left:585;top:7388;width:1892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dXEsYA&#10;AADcAAAADwAAAGRycy9kb3ducmV2LnhtbESP0WrCQBRE34X+w3IFX4puErFo6ippS2n1pRj9gNvs&#10;NQnN3g3Z1aR/3xUKPg4zc4ZZbwfTiCt1rrasIJ5FIIgLq2suFZyO79MlCOeRNTaWScEvOdhuHkZr&#10;TLXt+UDX3JciQNilqKDyvk2ldEVFBt3MtsTBO9vOoA+yK6XusA9w08gkip6kwZrDQoUtvVZU/OQX&#10;o+Brn81P3xgnffbyljweP3ZUL1qlJuMhewbhafD38H/7UyuYxyu4nQlHQG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tdXEsYAAADcAAAADwAAAAAAAAAAAAAAAACYAgAAZHJz&#10;L2Rvd25yZXYueG1sUEsFBgAAAAAEAAQA9QAAAIsDAAAAAA==&#10;" fillcolor="white [3212]" strokecolor="#243f60 [1604]" strokeweight="2pt"/>
                <v:shape id="_x0000_s1119" type="#_x0000_t202" style="position:absolute;top:6291;width:2482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iTw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eJ3B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iTwcMAAADbAAAADwAAAAAAAAAAAAAAAACYAgAAZHJzL2Rv&#10;d25yZXYueG1sUEsFBgAAAAAEAAQA9QAAAIgDAAAAAA==&#10;" filled="f" stroked="f">
                  <v:textbox>
                    <w:txbxContent>
                      <w:p w:rsidR="00BD5067" w:rsidRPr="00BD5067" w:rsidRDefault="00BD5067">
                        <w:pPr>
                          <w:rPr>
                            <w:sz w:val="36"/>
                            <w:szCs w:val="36"/>
                          </w:rPr>
                        </w:pPr>
                        <w:r w:rsidRPr="00BD5067">
                          <w:rPr>
                            <w:sz w:val="36"/>
                            <w:szCs w:val="36"/>
                          </w:rPr>
                          <w:t>~</w:t>
                        </w:r>
                      </w:p>
                    </w:txbxContent>
                  </v:textbox>
                </v:shape>
                <v:shape id="Arc 89" o:spid="_x0000_s1120" style="position:absolute;left:1243;top:3365;width:7188;height:1708;rotation:-1540745fd;visibility:visible;mso-wrap-style:square;v-text-anchor:middle" coordsize="718820,170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/138IA&#10;AADbAAAADwAAAGRycy9kb3ducmV2LnhtbESPQWsCMRSE70L/Q3gFb252PYhujVIKxR6tiufn5nWz&#10;283LkqS6+usbQfA4zMw3zHI92E6cyYfGsYIiy0EQV043XCs47D8ncxAhImvsHJOCKwVYr15GSyy1&#10;u/A3nXexFgnCoUQFJsa+lDJUhiyGzPXEyftx3mJM0tdSe7wkuO3kNM9n0mLDacFgTx+Gqt/dn1XQ&#10;nvJoNjPnj0XbX2lb3G6Va5Uavw7vbyAiDfEZfrS/tIL5Au5f0g+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r/XfwgAAANsAAAAPAAAAAAAAAAAAAAAAAJgCAABkcnMvZG93&#10;bnJldi54bWxQSwUGAAAAAAQABAD1AAAAhwMAAAAA&#10;" path="m359410,nsc557907,,718820,38238,718820,85408r-359410,l359410,xem359410,nfc557907,,718820,38238,718820,85408e" filled="f" strokecolor="black [3213]" strokeweight="2.5pt">
                  <v:stroke endarrow="block"/>
                  <v:path arrowok="t" o:connecttype="custom" o:connectlocs="359410,0;718820,85408" o:connectangles="0,0"/>
                </v:shape>
                <v:shape id="_x0000_s1121" type="#_x0000_t202" style="position:absolute;left:1975;top:1536;width:3733;height:32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R1O8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R1O8MAAADbAAAADwAAAAAAAAAAAAAAAACYAgAAZHJzL2Rv&#10;d25yZXYueG1sUEsFBgAAAAAEAAQA9QAAAIgDAAAAAA==&#10;" filled="f" stroked="f">
                  <v:textbox>
                    <w:txbxContent>
                      <w:p w:rsidR="00CB3758" w:rsidRDefault="00CB3758" w:rsidP="00CB3758">
                        <w:r>
                          <w:t>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B3758" w:rsidRPr="000F77D8">
        <w:rPr>
          <w:color w:val="000000"/>
        </w:rPr>
        <w:t xml:space="preserve"> </w:t>
      </w:r>
      <w:r w:rsidR="00683C13" w:rsidRPr="00683C13">
        <w:rPr>
          <w:color w:val="000000"/>
          <w:highlight w:val="yellow"/>
        </w:rPr>
        <w:t xml:space="preserve">Assuming that the magnetic field induced by the current I is much smaller than </w:t>
      </w:r>
      <w:r w:rsidR="00683C13" w:rsidRPr="00683C13">
        <w:rPr>
          <w:b/>
          <w:color w:val="000000"/>
          <w:highlight w:val="yellow"/>
        </w:rPr>
        <w:t>B</w:t>
      </w:r>
      <w:r w:rsidR="00683C13" w:rsidRPr="00683C13">
        <w:rPr>
          <w:color w:val="000000"/>
          <w:highlight w:val="yellow"/>
        </w:rPr>
        <w:t>,</w:t>
      </w:r>
      <w:r w:rsidR="00683C13">
        <w:rPr>
          <w:color w:val="000000"/>
        </w:rPr>
        <w:t xml:space="preserve"> calculate the </w:t>
      </w:r>
      <w:r w:rsidR="00CB3758" w:rsidRPr="000F77D8">
        <w:rPr>
          <w:color w:val="000000"/>
        </w:rPr>
        <w:t xml:space="preserve">induced </w:t>
      </w:r>
      <w:proofErr w:type="spellStart"/>
      <w:r w:rsidR="00CB3758" w:rsidRPr="000F77D8">
        <w:rPr>
          <w:color w:val="000000"/>
        </w:rPr>
        <w:t>emf</w:t>
      </w:r>
      <w:proofErr w:type="spellEnd"/>
      <w:r w:rsidR="00CB3758" w:rsidRPr="000F77D8">
        <w:rPr>
          <w:color w:val="000000"/>
        </w:rPr>
        <w:t xml:space="preserve"> in the </w:t>
      </w:r>
      <w:r w:rsidR="00CB0F17">
        <w:rPr>
          <w:color w:val="000000"/>
        </w:rPr>
        <w:t>loop?</w:t>
      </w:r>
      <w:r w:rsidR="00CB3758" w:rsidRPr="000F77D8">
        <w:rPr>
          <w:color w:val="000000"/>
        </w:rPr>
        <w:t xml:space="preserve"> </w:t>
      </w:r>
      <w:r w:rsidR="00CB0F17">
        <w:rPr>
          <w:color w:val="000000"/>
        </w:rPr>
        <w:t xml:space="preserve">Also </w:t>
      </w:r>
      <w:r w:rsidR="00CB3758" w:rsidRPr="000F77D8">
        <w:rPr>
          <w:color w:val="000000"/>
        </w:rPr>
        <w:t>indicate value and direction of induced current</w:t>
      </w:r>
      <w:r w:rsidRPr="000F77D8">
        <w:rPr>
          <w:color w:val="000000"/>
        </w:rPr>
        <w:t xml:space="preserve"> </w:t>
      </w:r>
      <w:r w:rsidR="00683C13" w:rsidRPr="00683C13">
        <w:rPr>
          <w:color w:val="000000"/>
          <w:highlight w:val="yellow"/>
        </w:rPr>
        <w:t xml:space="preserve">associated with the induced </w:t>
      </w:r>
      <w:proofErr w:type="spellStart"/>
      <w:r w:rsidR="00683C13" w:rsidRPr="00683C13">
        <w:rPr>
          <w:color w:val="000000"/>
          <w:highlight w:val="yellow"/>
        </w:rPr>
        <w:t>emf</w:t>
      </w:r>
      <w:proofErr w:type="spellEnd"/>
      <w:r w:rsidR="00683C13">
        <w:rPr>
          <w:color w:val="000000"/>
        </w:rPr>
        <w:t xml:space="preserve"> </w:t>
      </w:r>
      <w:r w:rsidRPr="000F77D8">
        <w:rPr>
          <w:color w:val="000000"/>
        </w:rPr>
        <w:t>between t=0 and t= 0.025 ns.</w:t>
      </w:r>
      <w:r w:rsidR="00512DD3" w:rsidRPr="000F77D8">
        <w:rPr>
          <w:rFonts w:ascii="Georgia" w:hAnsi="Georgia"/>
          <w:sz w:val="22"/>
          <w:szCs w:val="22"/>
        </w:rPr>
        <w:t xml:space="preserve"> </w:t>
      </w:r>
      <w:r w:rsidR="00257D6D">
        <w:rPr>
          <w:rFonts w:ascii="Georgia" w:hAnsi="Georgia"/>
          <w:sz w:val="22"/>
          <w:szCs w:val="22"/>
        </w:rPr>
        <w:t>(5</w:t>
      </w:r>
      <w:r w:rsidR="004B11F3" w:rsidRPr="000F77D8">
        <w:rPr>
          <w:rFonts w:ascii="Georgia" w:hAnsi="Georgia"/>
          <w:sz w:val="22"/>
          <w:szCs w:val="22"/>
        </w:rPr>
        <w:t xml:space="preserve"> marks)</w:t>
      </w:r>
    </w:p>
    <w:p w:rsidR="00512DD3" w:rsidRDefault="00BD5067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  <w:r>
        <w:rPr>
          <w:rFonts w:ascii="Georgia" w:hAnsi="Georgia"/>
          <w:b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209FFACD" wp14:editId="34653D0D">
                <wp:simplePos x="0" y="0"/>
                <wp:positionH relativeFrom="column">
                  <wp:posOffset>2453640</wp:posOffset>
                </wp:positionH>
                <wp:positionV relativeFrom="paragraph">
                  <wp:posOffset>144145</wp:posOffset>
                </wp:positionV>
                <wp:extent cx="941070" cy="343535"/>
                <wp:effectExtent l="0" t="0" r="11430" b="18415"/>
                <wp:wrapNone/>
                <wp:docPr id="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1070" cy="3435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193.2pt;margin-top:11.35pt;width:74.1pt;height:27.05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" filled="f" strokecolor="black [3213]">
                <v:path arrowok="t"/>
              </v:rect>
            </w:pict>
          </mc:Fallback>
        </mc:AlternateContent>
      </w:r>
    </w:p>
    <w:p w:rsidR="00512DD3" w:rsidRDefault="00512DD3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512DD3" w:rsidRDefault="00512DD3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512DD3" w:rsidRDefault="00512DD3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512DD3" w:rsidRDefault="00512DD3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4B11F3" w:rsidRDefault="004B11F3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4B11F3" w:rsidRDefault="004B11F3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512DD3" w:rsidRDefault="00512DD3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512DD3" w:rsidRDefault="00512DD3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512DD3" w:rsidRPr="000F77D8" w:rsidRDefault="007C4E57" w:rsidP="000F77D8">
      <w:pPr>
        <w:pStyle w:val="ListParagraph"/>
        <w:numPr>
          <w:ilvl w:val="0"/>
          <w:numId w:val="36"/>
        </w:numPr>
        <w:tabs>
          <w:tab w:val="left" w:pos="7260"/>
        </w:tabs>
        <w:rPr>
          <w:b/>
          <w:bCs/>
          <w:noProof/>
          <w:u w:val="single"/>
          <w:lang w:val="en-CA" w:eastAsia="en-CA"/>
        </w:rPr>
      </w:pPr>
      <w:r>
        <w:rPr>
          <w:bCs/>
          <w:noProof/>
          <w:lang w:val="en-CA" w:eastAsia="en-CA"/>
        </w:rPr>
        <w:t xml:space="preserve">By what factor does the </w:t>
      </w:r>
      <w:r w:rsidR="00CB0F17">
        <w:rPr>
          <w:bCs/>
          <w:noProof/>
          <w:lang w:val="en-CA" w:eastAsia="en-CA"/>
        </w:rPr>
        <w:t>indcuctance</w:t>
      </w:r>
      <w:r>
        <w:rPr>
          <w:bCs/>
          <w:noProof/>
          <w:lang w:val="en-CA" w:eastAsia="en-CA"/>
        </w:rPr>
        <w:t xml:space="preserve"> of the loop change if the current in the loop</w:t>
      </w:r>
      <w:r w:rsidR="001B2EAB">
        <w:rPr>
          <w:bCs/>
          <w:noProof/>
          <w:lang w:val="en-CA" w:eastAsia="en-CA"/>
        </w:rPr>
        <w:t>, I</w:t>
      </w:r>
      <w:r w:rsidR="00683C13">
        <w:rPr>
          <w:bCs/>
          <w:noProof/>
          <w:lang w:val="en-CA" w:eastAsia="en-CA"/>
        </w:rPr>
        <w:t>,</w:t>
      </w:r>
      <w:r w:rsidR="001B2EAB">
        <w:rPr>
          <w:bCs/>
          <w:noProof/>
          <w:lang w:val="en-CA" w:eastAsia="en-CA"/>
        </w:rPr>
        <w:t xml:space="preserve"> </w:t>
      </w:r>
      <w:r>
        <w:rPr>
          <w:bCs/>
          <w:noProof/>
          <w:lang w:val="en-CA" w:eastAsia="en-CA"/>
        </w:rPr>
        <w:t xml:space="preserve">was increased by a factor of 20.  </w:t>
      </w:r>
      <w:r w:rsidR="00257D6D">
        <w:rPr>
          <w:rFonts w:ascii="Georgia" w:hAnsi="Georgia"/>
          <w:sz w:val="22"/>
          <w:szCs w:val="22"/>
        </w:rPr>
        <w:t>(5</w:t>
      </w:r>
      <w:r w:rsidR="00257D6D" w:rsidRPr="000F77D8">
        <w:rPr>
          <w:rFonts w:ascii="Georgia" w:hAnsi="Georgia"/>
          <w:sz w:val="22"/>
          <w:szCs w:val="22"/>
        </w:rPr>
        <w:t xml:space="preserve"> marks)</w:t>
      </w:r>
    </w:p>
    <w:p w:rsidR="00512DD3" w:rsidRDefault="00512DD3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512DD3" w:rsidRDefault="00512DD3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  <w:r>
        <w:rPr>
          <w:rFonts w:ascii="Georgia" w:hAnsi="Georgia"/>
          <w:b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2257280" behindDoc="0" locked="0" layoutInCell="1" allowOverlap="1" wp14:anchorId="37C326BF" wp14:editId="54B231A5">
                <wp:simplePos x="0" y="0"/>
                <wp:positionH relativeFrom="column">
                  <wp:posOffset>5021580</wp:posOffset>
                </wp:positionH>
                <wp:positionV relativeFrom="paragraph">
                  <wp:posOffset>86360</wp:posOffset>
                </wp:positionV>
                <wp:extent cx="941070" cy="343535"/>
                <wp:effectExtent l="0" t="0" r="11430" b="18415"/>
                <wp:wrapNone/>
                <wp:docPr id="9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1070" cy="3435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395.4pt;margin-top:6.8pt;width:74.1pt;height:27.05pt;z-index:25225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" filled="f" strokecolor="black [3213]">
                <v:path arrowok="t"/>
              </v:rect>
            </w:pict>
          </mc:Fallback>
        </mc:AlternateContent>
      </w:r>
    </w:p>
    <w:p w:rsidR="00512DD3" w:rsidRDefault="00512DD3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512DD3" w:rsidRDefault="00512DD3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512DD3" w:rsidRDefault="00512DD3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512DD3" w:rsidRDefault="00512DD3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512DD3" w:rsidRDefault="00512DD3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4B11F3" w:rsidRDefault="004B11F3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4B11F3" w:rsidRDefault="004B11F3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512DD3" w:rsidRPr="004B11F3" w:rsidRDefault="001B2EAB" w:rsidP="00094B53">
      <w:pPr>
        <w:pStyle w:val="ListParagraph"/>
        <w:numPr>
          <w:ilvl w:val="0"/>
          <w:numId w:val="38"/>
        </w:num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  <w:r>
        <w:rPr>
          <w:bCs/>
          <w:noProof/>
          <w:lang w:val="en-CA" w:eastAsia="en-CA"/>
        </w:rPr>
        <w:t>A resisitve load is now added to the loop. If it were desirable to reduce the inductance of the loop,</w:t>
      </w:r>
      <w:r w:rsidR="008039B1">
        <w:rPr>
          <w:bCs/>
          <w:noProof/>
          <w:lang w:val="en-CA" w:eastAsia="en-CA"/>
        </w:rPr>
        <w:t xml:space="preserve"> (and thus the mf induce in the loop) </w:t>
      </w:r>
      <w:r>
        <w:rPr>
          <w:bCs/>
          <w:noProof/>
          <w:lang w:val="en-CA" w:eastAsia="en-CA"/>
        </w:rPr>
        <w:t xml:space="preserve"> how would you suggest accomplising that.</w:t>
      </w:r>
      <w:r w:rsidR="00257D6D">
        <w:rPr>
          <w:bCs/>
          <w:noProof/>
          <w:lang w:val="en-CA" w:eastAsia="en-CA"/>
        </w:rPr>
        <w:t xml:space="preserve"> </w:t>
      </w:r>
      <w:r w:rsidR="00257D6D">
        <w:rPr>
          <w:rFonts w:ascii="Georgia" w:hAnsi="Georgia"/>
          <w:sz w:val="22"/>
          <w:szCs w:val="22"/>
        </w:rPr>
        <w:t>(5</w:t>
      </w:r>
      <w:r w:rsidR="00257D6D" w:rsidRPr="000F77D8">
        <w:rPr>
          <w:rFonts w:ascii="Georgia" w:hAnsi="Georgia"/>
          <w:sz w:val="22"/>
          <w:szCs w:val="22"/>
        </w:rPr>
        <w:t xml:space="preserve"> marks)</w:t>
      </w:r>
      <w:r>
        <w:rPr>
          <w:bCs/>
          <w:noProof/>
          <w:lang w:val="en-CA" w:eastAsia="en-CA"/>
        </w:rPr>
        <w:t xml:space="preserve"> </w:t>
      </w:r>
      <w:bookmarkStart w:id="1" w:name="_GoBack"/>
      <w:bookmarkEnd w:id="1"/>
    </w:p>
    <w:p w:rsidR="00512DD3" w:rsidRDefault="00C40AFE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  <w:r>
        <w:rPr>
          <w:rFonts w:ascii="Georgia" w:hAnsi="Georgia"/>
          <w:b/>
          <w:noProof/>
          <w:sz w:val="22"/>
          <w:szCs w:val="22"/>
          <w:lang w:val="en-CA" w:eastAsia="en-CA"/>
        </w:rPr>
        <mc:AlternateContent>
          <mc:Choice Requires="wpg">
            <w:drawing>
              <wp:anchor distT="0" distB="0" distL="114300" distR="114300" simplePos="0" relativeHeight="252308480" behindDoc="0" locked="0" layoutInCell="1" allowOverlap="1" wp14:anchorId="2797B97A" wp14:editId="02B35810">
                <wp:simplePos x="0" y="0"/>
                <wp:positionH relativeFrom="column">
                  <wp:posOffset>3475457</wp:posOffset>
                </wp:positionH>
                <wp:positionV relativeFrom="paragraph">
                  <wp:posOffset>84455</wp:posOffset>
                </wp:positionV>
                <wp:extent cx="2552700" cy="1506855"/>
                <wp:effectExtent l="0" t="0" r="0" b="17145"/>
                <wp:wrapNone/>
                <wp:docPr id="361" name="Group 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0" cy="1506855"/>
                          <a:chOff x="0" y="0"/>
                          <a:chExt cx="2552700" cy="1506855"/>
                        </a:xfrm>
                      </wpg:grpSpPr>
                      <wpg:grpSp>
                        <wpg:cNvPr id="322" name="Group 322"/>
                        <wpg:cNvGrpSpPr/>
                        <wpg:grpSpPr>
                          <a:xfrm>
                            <a:off x="0" y="0"/>
                            <a:ext cx="2552700" cy="1506855"/>
                            <a:chOff x="0" y="0"/>
                            <a:chExt cx="2553005" cy="1506932"/>
                          </a:xfrm>
                        </wpg:grpSpPr>
                        <wps:wsp>
                          <wps:cNvPr id="323" name="Straight Arrow Connector 323"/>
                          <wps:cNvCnPr/>
                          <wps:spPr>
                            <a:xfrm flipV="1">
                              <a:off x="1887321" y="307239"/>
                              <a:ext cx="0" cy="474980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4" name="Straight Arrow Connector 324"/>
                          <wps:cNvCnPr/>
                          <wps:spPr>
                            <a:xfrm>
                              <a:off x="1887321" y="782727"/>
                              <a:ext cx="35844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48179" y="629108"/>
                              <a:ext cx="204826" cy="27797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B2EAB" w:rsidRDefault="001B2EAB" w:rsidP="001B2EAB">
                                <w:proofErr w:type="gramStart"/>
                                <w:r>
                                  <w:t>x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2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7593" y="0"/>
                              <a:ext cx="204826" cy="2779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B2EAB" w:rsidRPr="0020083E" w:rsidRDefault="001B2EAB" w:rsidP="001B2EAB">
                                <w:pPr>
                                  <w:rPr>
                                    <w:lang w:val="en-CA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CA"/>
                                  </w:rPr>
                                  <w:t>y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2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80083" y="738836"/>
                              <a:ext cx="204826" cy="27797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B2EAB" w:rsidRPr="0020083E" w:rsidRDefault="001B2EAB" w:rsidP="001B2EAB">
                                <w:pPr>
                                  <w:rPr>
                                    <w:lang w:val="en-CA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CA"/>
                                  </w:rPr>
                                  <w:t>z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328" name="Group 328"/>
                          <wpg:cNvGrpSpPr/>
                          <wpg:grpSpPr>
                            <a:xfrm>
                              <a:off x="1836115" y="738836"/>
                              <a:ext cx="94615" cy="94615"/>
                              <a:chOff x="0" y="0"/>
                              <a:chExt cx="416967" cy="394513"/>
                            </a:xfrm>
                          </wpg:grpSpPr>
                          <wps:wsp>
                            <wps:cNvPr id="329" name="Oval 329"/>
                            <wps:cNvSpPr/>
                            <wps:spPr>
                              <a:xfrm>
                                <a:off x="0" y="0"/>
                                <a:ext cx="416967" cy="394513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" name="Oval 330"/>
                            <wps:cNvSpPr/>
                            <wps:spPr>
                              <a:xfrm>
                                <a:off x="182880" y="175565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Oval 331"/>
                          <wps:cNvSpPr/>
                          <wps:spPr>
                            <a:xfrm>
                              <a:off x="124358" y="270663"/>
                              <a:ext cx="1287475" cy="1236269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" name="Oval 332"/>
                          <wps:cNvSpPr/>
                          <wps:spPr>
                            <a:xfrm>
                              <a:off x="58521" y="738836"/>
                              <a:ext cx="189230" cy="16573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629108"/>
                              <a:ext cx="248285" cy="2774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B2EAB" w:rsidRPr="00BD5067" w:rsidRDefault="001B2EAB" w:rsidP="001B2EAB">
                                <w:pPr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BD5067">
                                  <w:rPr>
                                    <w:sz w:val="36"/>
                                    <w:szCs w:val="36"/>
                                  </w:rPr>
                                  <w:t>~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34" name="Arc 334"/>
                          <wps:cNvSpPr/>
                          <wps:spPr>
                            <a:xfrm rot="20189406">
                              <a:off x="124358" y="336500"/>
                              <a:ext cx="718820" cy="170815"/>
                            </a:xfrm>
                            <a:prstGeom prst="arc">
                              <a:avLst/>
                            </a:prstGeom>
                            <a:ln w="31750">
                              <a:solidFill>
                                <a:schemeClr val="tx1"/>
                              </a:solidFill>
                              <a:headEnd type="none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7510" y="153620"/>
                              <a:ext cx="373380" cy="3263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B2EAB" w:rsidRDefault="001B2EAB" w:rsidP="001B2EAB"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360" name="Group 360"/>
                        <wpg:cNvGrpSpPr/>
                        <wpg:grpSpPr>
                          <a:xfrm>
                            <a:off x="1353312" y="629107"/>
                            <a:ext cx="99695" cy="461645"/>
                            <a:chOff x="0" y="0"/>
                            <a:chExt cx="100025" cy="461670"/>
                          </a:xfrm>
                        </wpg:grpSpPr>
                        <wps:wsp>
                          <wps:cNvPr id="359" name="Rectangle 359"/>
                          <wps:cNvSpPr/>
                          <wps:spPr>
                            <a:xfrm>
                              <a:off x="0" y="0"/>
                              <a:ext cx="100025" cy="46167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355" name="Group 355"/>
                          <wpg:cNvGrpSpPr/>
                          <wpg:grpSpPr>
                            <a:xfrm>
                              <a:off x="7315" y="14630"/>
                              <a:ext cx="92710" cy="447040"/>
                              <a:chOff x="0" y="0"/>
                              <a:chExt cx="93980" cy="594632"/>
                            </a:xfrm>
                          </wpg:grpSpPr>
                          <wpg:grpSp>
                            <wpg:cNvPr id="339" name="Group 339"/>
                            <wpg:cNvGrpSpPr/>
                            <wpg:grpSpPr>
                              <a:xfrm>
                                <a:off x="0" y="0"/>
                                <a:ext cx="93980" cy="175082"/>
                                <a:chOff x="0" y="0"/>
                                <a:chExt cx="93980" cy="175082"/>
                              </a:xfrm>
                            </wpg:grpSpPr>
                            <wps:wsp>
                              <wps:cNvPr id="337" name="Straight Connector 337"/>
                              <wps:cNvCnPr/>
                              <wps:spPr>
                                <a:xfrm>
                                  <a:off x="0" y="0"/>
                                  <a:ext cx="93980" cy="7937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Straight Connector 338"/>
                              <wps:cNvCnPr/>
                              <wps:spPr>
                                <a:xfrm flipH="1">
                                  <a:off x="0" y="80467"/>
                                  <a:ext cx="92710" cy="9461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40" name="Group 340"/>
                            <wpg:cNvGrpSpPr/>
                            <wpg:grpSpPr>
                              <a:xfrm>
                                <a:off x="0" y="175565"/>
                                <a:ext cx="93980" cy="174627"/>
                                <a:chOff x="0" y="0"/>
                                <a:chExt cx="93980" cy="175084"/>
                              </a:xfrm>
                            </wpg:grpSpPr>
                            <wps:wsp>
                              <wps:cNvPr id="341" name="Straight Connector 341"/>
                              <wps:cNvCnPr/>
                              <wps:spPr>
                                <a:xfrm>
                                  <a:off x="0" y="0"/>
                                  <a:ext cx="93980" cy="7937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2" name="Straight Connector 342"/>
                              <wps:cNvCnPr/>
                              <wps:spPr>
                                <a:xfrm flipH="1">
                                  <a:off x="0" y="80468"/>
                                  <a:ext cx="92710" cy="94616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43" name="Group 343"/>
                            <wpg:cNvGrpSpPr/>
                            <wpg:grpSpPr>
                              <a:xfrm>
                                <a:off x="0" y="358445"/>
                                <a:ext cx="93980" cy="174625"/>
                                <a:chOff x="0" y="0"/>
                                <a:chExt cx="93980" cy="175082"/>
                              </a:xfrm>
                            </wpg:grpSpPr>
                            <wps:wsp>
                              <wps:cNvPr id="344" name="Straight Connector 344"/>
                              <wps:cNvCnPr/>
                              <wps:spPr>
                                <a:xfrm>
                                  <a:off x="0" y="0"/>
                                  <a:ext cx="93980" cy="7937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5" name="Straight Connector 345"/>
                              <wps:cNvCnPr/>
                              <wps:spPr>
                                <a:xfrm flipH="1">
                                  <a:off x="0" y="80467"/>
                                  <a:ext cx="92710" cy="9461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7" name="Straight Connector 347"/>
                            <wps:cNvCnPr>
                              <a:endCxn id="359" idx="2"/>
                            </wps:cNvCnPr>
                            <wps:spPr>
                              <a:xfrm>
                                <a:off x="0" y="534011"/>
                                <a:ext cx="43283" cy="6062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361" o:spid="_x0000_s1122" style="position:absolute;margin-left:273.65pt;margin-top:6.65pt;width:201pt;height:118.65pt;z-index:252308480" coordsize="25527,1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">
                <v:group id="Group 322" o:spid="_x0000_s1123" style="position:absolute;width:25527;height:15068" coordsize="25530,150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iuTM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ZM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iuTMcQAAADcAAAA&#10;DwAAAAAAAAAAAAAAAACqAgAAZHJzL2Rvd25yZXYueG1sUEsFBgAAAAAEAAQA+gAAAJsDAAAAAA==&#10;">
                  <v:shape id="Straight Arrow Connector 323" o:spid="_x0000_s1124" type="#_x0000_t32" style="position:absolute;left:18873;top:3072;width:0;height:475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BICcUAAADcAAAADwAAAGRycy9kb3ducmV2LnhtbESPXWvCMBSG7wf7D+EMdjfT+cWoRhHH&#10;YENwtA7Eu2Nz1habk5Jktv57Iwi7fHk/Ht75sjeNOJPztWUFr4MEBHFhdc2lgp/dx8sbCB+QNTaW&#10;ScGFPCwXjw9zTLXtOKNzHkoRR9inqKAKoU2l9EVFBv3AtsTR+7XOYIjSlVI77OK4aeQwSabSYM2R&#10;UGFL64qKU/5nIuR9nE02+81xTNnquzt+HbbBHZR6fupXMxCB+vAfvrc/tYLRcAS3M/EIyMU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tBICcUAAADcAAAADwAAAAAAAAAA&#10;AAAAAAChAgAAZHJzL2Rvd25yZXYueG1sUEsFBgAAAAAEAAQA+QAAAJMDAAAAAA==&#10;" strokecolor="#4579b8 [3044]">
                    <v:stroke endarrow="open"/>
                  </v:shape>
                  <v:shape id="Straight Arrow Connector 324" o:spid="_x0000_s1125" type="#_x0000_t32" style="position:absolute;left:18873;top:7827;width:358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ALmMMAAADcAAAADwAAAGRycy9kb3ducmV2LnhtbESPT4vCMBTE78J+h/AWvGmqa5dSjSJC&#10;Wa/+Wdi9PZtnW2xeSpNq/fZGEDwOM78ZZrHqTS2u1LrKsoLJOAJBnFtdcaHgeMhGCQjnkTXWlknB&#10;nRyslh+DBaba3nhH170vRChhl6KC0vsmldLlJRl0Y9sQB+9sW4M+yLaQusVbKDe1nEbRtzRYcVgo&#10;saFNSfll3xkFX+dT/5P4tUyyP7vpujiOf7N/pYaf/XoOwlPv3+EXvdWBm87geSYcAbl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6wC5jDAAAA3AAAAA8AAAAAAAAAAAAA&#10;AAAAoQIAAGRycy9kb3ducmV2LnhtbFBLBQYAAAAABAAEAPkAAACRAwAAAAA=&#10;" strokecolor="#4579b8 [3044]">
                    <v:stroke endarrow="open"/>
                  </v:shape>
                  <v:shape id="_x0000_s1126" type="#_x0000_t202" style="position:absolute;left:23481;top:6291;width:2049;height:2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Ij4MMA&#10;AADcAAAADwAAAGRycy9kb3ducmV2LnhtbESPT2vCQBTE7wW/w/IEb3WjYinRVcQ/4KGX2nh/ZF+z&#10;odm3Ifs08du7hUKPw8z8hllvB9+oO3WxDmxgNs1AEZfB1lwZKL5Or++goiBbbAKTgQdF2G5GL2vM&#10;bej5k+4XqVSCcMzRgBNpc61j6chjnIaWOHnfofMoSXaVth32Ce4bPc+yN+2x5rTgsKW9o/LncvMG&#10;ROxu9iiOPp6vw8ehd1m5xMKYyXjYrUAJDfIf/mufrYHFfAm/Z9IR0J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Ij4MMAAADcAAAADwAAAAAAAAAAAAAAAACYAgAAZHJzL2Rv&#10;d25yZXYueG1sUEsFBgAAAAAEAAQA9QAAAIgDAAAAAA==&#10;" filled="f" stroked="f">
                    <v:textbox style="mso-fit-shape-to-text:t">
                      <w:txbxContent>
                        <w:p w:rsidR="001B2EAB" w:rsidRDefault="001B2EAB" w:rsidP="001B2EAB">
                          <w:r>
                            <w:t>x</w:t>
                          </w:r>
                        </w:p>
                      </w:txbxContent>
                    </v:textbox>
                  </v:shape>
                  <v:shape id="_x0000_s1127" type="#_x0000_t202" style="position:absolute;left:17775;width:2049;height:2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C9l8MA&#10;AADcAAAADwAAAGRycy9kb3ducmV2LnhtbESPT2vCQBTE74V+h+UVvNWNSkWiq4h/wEMv1Xh/ZF+z&#10;odm3Ifs08du7hUKPw8z8hlltBt+oO3WxDmxgMs5AEZfB1lwZKC7H9wWoKMgWm8Bk4EERNuvXlxXm&#10;NvT8RfezVCpBOOZowIm0udaxdOQxjkNLnLzv0HmUJLtK2w77BPeNnmbZXHusOS04bGnnqPw537wB&#10;EbudPIqDj6fr8LnvXVZ+YGHM6G3YLkEJDfIf/mufrIHZdA6/Z9IR0O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AC9l8MAAADcAAAADwAAAAAAAAAAAAAAAACYAgAAZHJzL2Rv&#10;d25yZXYueG1sUEsFBgAAAAAEAAQA9QAAAIgDAAAAAA==&#10;" filled="f" stroked="f">
                    <v:textbox style="mso-fit-shape-to-text:t">
                      <w:txbxContent>
                        <w:p w:rsidR="001B2EAB" w:rsidRPr="0020083E" w:rsidRDefault="001B2EAB" w:rsidP="001B2EAB">
                          <w:pPr>
                            <w:rPr>
                              <w:lang w:val="en-CA"/>
                            </w:rPr>
                          </w:pPr>
                          <w:r>
                            <w:rPr>
                              <w:lang w:val="en-CA"/>
                            </w:rPr>
                            <w:t>y</w:t>
                          </w:r>
                        </w:p>
                      </w:txbxContent>
                    </v:textbox>
                  </v:shape>
                  <v:shape id="_x0000_s1128" type="#_x0000_t202" style="position:absolute;left:15800;top:7388;width:2049;height:2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wYDMMA&#10;AADcAAAADwAAAGRycy9kb3ducmV2LnhtbESPQWvCQBSE7wX/w/IEb3Wj0laiq4hV8NBLbbw/ss9s&#10;MPs2ZF9N/PfdQqHHYWa+YdbbwTfqTl2sAxuYTTNQxGWwNVcGiq/j8xJUFGSLTWAy8KAI283oaY25&#10;DT1/0v0slUoQjjkacCJtrnUsHXmM09ASJ+8aOo+SZFdp22Gf4L7R8yx71R5rTgsOW9o7Km/nb29A&#10;xO5mj+Lg4+kyfLz3LitfsDBmMh52K1BCg/yH/9ona2Axf4PfM+kI6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0wYDMMAAADcAAAADwAAAAAAAAAAAAAAAACYAgAAZHJzL2Rv&#10;d25yZXYueG1sUEsFBgAAAAAEAAQA9QAAAIgDAAAAAA==&#10;" filled="f" stroked="f">
                    <v:textbox style="mso-fit-shape-to-text:t">
                      <w:txbxContent>
                        <w:p w:rsidR="001B2EAB" w:rsidRPr="0020083E" w:rsidRDefault="001B2EAB" w:rsidP="001B2EAB">
                          <w:pPr>
                            <w:rPr>
                              <w:lang w:val="en-CA"/>
                            </w:rPr>
                          </w:pPr>
                          <w:r>
                            <w:rPr>
                              <w:lang w:val="en-CA"/>
                            </w:rPr>
                            <w:t>z</w:t>
                          </w:r>
                        </w:p>
                      </w:txbxContent>
                    </v:textbox>
                  </v:shape>
                  <v:group id="Group 328" o:spid="_x0000_s1129" style="position:absolute;left:18361;top:7388;width:946;height:946" coordsize="416967,3945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8Ok2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Tw6TbwwAAANwAAAAP&#10;AAAAAAAAAAAAAAAAAKoCAABkcnMvZG93bnJldi54bWxQSwUGAAAAAAQABAD6AAAAmgMAAAAA&#10;">
                    <v:oval id="Oval 329" o:spid="_x0000_s1130" style="position:absolute;width:416967;height:39451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uxUsMA&#10;AADcAAAADwAAAGRycy9kb3ducmV2LnhtbESPT4vCMBTE74LfIbwFb5pulVW7RlFB8LTgHxBvj+bZ&#10;lk1eShNt/fZGWNjjMDO/YRarzhrxoMZXjhV8jhIQxLnTFRcKzqfdcAbCB2SNxjEpeJKH1bLfW2Cm&#10;XcsHehxDISKEfYYKyhDqTEqfl2TRj1xNHL2bayyGKJtC6gbbCLdGpknyJS1WHBdKrGlbUv57vFsF&#10;k72d/JjnoeXrzhjephc73VyUGnx0628QgbrwH/5r77WCcTqH95l4BOTy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XuxUsMAAADcAAAADwAAAAAAAAAAAAAAAACYAgAAZHJzL2Rv&#10;d25yZXYueG1sUEsFBgAAAAAEAAQA9QAAAIgDAAAAAA==&#10;" filled="f" strokecolor="#243f60 [1604]" strokeweight="2pt"/>
                    <v:oval id="Oval 330" o:spid="_x0000_s1131" style="position:absolute;left:182880;top:175565;width:45085;height:450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Ln+8QA&#10;AADcAAAADwAAAGRycy9kb3ducmV2LnhtbERPTWvCQBC9F/wPywheim6qECR1DUZQhHqotlK9Ddkx&#10;CWZn0+xW0/5691Dw+Hjfs7QztbhS6yrLCl5GEQji3OqKCwWfH6vhFITzyBpry6Tglxyk897TDBNt&#10;b7yj694XIoSwS1BB6X2TSOnykgy6kW2IA3e2rUEfYFtI3eIthJtajqMolgYrDg0lNrQsKb/sf4yC&#10;U7zKOH5/e+Zt4/LssMa/49e3UoN+t3gF4anzD/G/e6MVTCZhfjgTjoC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C5/vEAAAA3AAAAA8AAAAAAAAAAAAAAAAAmAIAAGRycy9k&#10;b3ducmV2LnhtbFBLBQYAAAAABAAEAPUAAACJAwAAAAA=&#10;" fillcolor="#4f81bd [3204]" strokecolor="#243f60 [1604]" strokeweight="2pt"/>
                  </v:group>
                  <v:oval id="Oval 331" o:spid="_x0000_s1132" style="position:absolute;left:1243;top:2706;width:12875;height:123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QricIA&#10;AADcAAAADwAAAGRycy9kb3ducmV2LnhtbESPzarCMBSE9xd8h3AEd9fUH1SqUVQQXAl6L4i7Q3Ns&#10;i8lJaaKtb28EweUwM98wi1VrjXhQ7UvHCgb9BARx5nTJuYL/v93vDIQPyBqNY1LwJA+rZedngal2&#10;DR/pcQq5iBD2KSooQqhSKX1WkEXfdxVx9K6uthiirHOpa2wi3Bo5TJKJtFhyXCiwom1B2e10twrG&#10;ezs+mOex4cvOGN4Oz3a6OSvV67brOYhAbfiGP+29VjAaDeB9Jh4BuX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1CuJwgAAANwAAAAPAAAAAAAAAAAAAAAAAJgCAABkcnMvZG93&#10;bnJldi54bWxQSwUGAAAAAAQABAD1AAAAhwMAAAAA&#10;" filled="f" strokecolor="#243f60 [1604]" strokeweight="2pt"/>
                  <v:oval id="Oval 332" o:spid="_x0000_s1133" style="position:absolute;left:585;top:7388;width:1892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aZA8YA&#10;AADcAAAADwAAAGRycy9kb3ducmV2LnhtbESP0WrCQBRE3wv9h+UWfBGzMaFSoqukLWLri1TzAdfs&#10;NQnN3g3Z1aR/3y0IfRxm5gyz2oymFTfqXWNZwTyKQRCXVjdcKShO29kLCOeRNbaWScEPOdisHx9W&#10;mGk78Bfdjr4SAcIuQwW1910mpStrMugi2xEH72J7gz7IvpK6xyHATSuTOF5Igw2HhRo7equp/D5e&#10;jYLDPk+LM86TIX99T6an3Sc1z51Sk6cxX4LwNPr/8L39oRWkaQJ/Z8IR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8aZA8YAAADcAAAADwAAAAAAAAAAAAAAAACYAgAAZHJz&#10;L2Rvd25yZXYueG1sUEsFBgAAAAAEAAQA9QAAAIsDAAAAAA==&#10;" fillcolor="white [3212]" strokecolor="#243f60 [1604]" strokeweight="2pt"/>
                  <v:shape id="_x0000_s1134" type="#_x0000_t202" style="position:absolute;top:6291;width:2482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oly8QA&#10;AADcAAAADwAAAGRycy9kb3ducmV2LnhtbESPQWvCQBSE74X+h+UVvOluG5WaugmlIniqqFXw9sg+&#10;k9Ds25BdTfrvuwWhx2FmvmGW+WAbcaPO1441PE8UCOLCmZpLDV+H9fgVhA/IBhvHpOGHPOTZ48MS&#10;U+N63tFtH0oRIexT1FCF0KZS+qIii37iWuLoXVxnMUTZldJ02Ee4beSLUnNpsea4UGFLHxUV3/ur&#10;1XD8vJxPU7UtV3bW9m5Qku1Caj16Gt7fQAQawn/43t4YDUmSwN+ZeARk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qJcvEAAAA3AAAAA8AAAAAAAAAAAAAAAAAmAIAAGRycy9k&#10;b3ducmV2LnhtbFBLBQYAAAAABAAEAPUAAACJAwAAAAA=&#10;" filled="f" stroked="f">
                    <v:textbox>
                      <w:txbxContent>
                        <w:p w:rsidR="001B2EAB" w:rsidRPr="00BD5067" w:rsidRDefault="001B2EAB" w:rsidP="001B2EAB">
                          <w:pPr>
                            <w:rPr>
                              <w:sz w:val="36"/>
                              <w:szCs w:val="36"/>
                            </w:rPr>
                          </w:pPr>
                          <w:r w:rsidRPr="00BD5067">
                            <w:rPr>
                              <w:sz w:val="36"/>
                              <w:szCs w:val="36"/>
                            </w:rPr>
                            <w:t>~</w:t>
                          </w:r>
                        </w:p>
                      </w:txbxContent>
                    </v:textbox>
                  </v:shape>
                  <v:shape id="Arc 334" o:spid="_x0000_s1135" style="position:absolute;left:1243;top:3365;width:7188;height:1708;rotation:-1540745fd;visibility:visible;mso-wrap-style:square;v-text-anchor:middle" coordsize="718820,170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5dycMA&#10;AADcAAAADwAAAGRycy9kb3ducmV2LnhtbESPQWvCQBSE70L/w/IK3nSTWkRSN6EUih5bK55fs89s&#10;YvZt2F01+uu7hUKPw8x8w6yr0fbiQj60jhXk8wwEce10y42C/df7bAUiRGSNvWNScKMAVfkwWWOh&#10;3ZU/6bKLjUgQDgUqMDEOhZShNmQxzN1AnLyj8xZjkr6R2uM1wW0vn7JsKS22nBYMDvRmqD7tzlZB&#10;951Fs1k6f8i74UYf+f1eu06p6eP4+gIi0hj/w3/trVawWDzD75l0BGT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55dycMAAADcAAAADwAAAAAAAAAAAAAAAACYAgAAZHJzL2Rv&#10;d25yZXYueG1sUEsFBgAAAAAEAAQA9QAAAIgDAAAAAA==&#10;" path="m359410,nsc557907,,718820,38238,718820,85408r-359410,l359410,xem359410,nfc557907,,718820,38238,718820,85408e" filled="f" strokecolor="black [3213]" strokeweight="2.5pt">
                    <v:stroke endarrow="block"/>
                    <v:path arrowok="t" o:connecttype="custom" o:connectlocs="359410,0;718820,85408" o:connectangles="0,0"/>
                  </v:shape>
                  <v:shape id="_x0000_s1136" type="#_x0000_t202" style="position:absolute;left:1975;top:1536;width:3733;height:32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8YJMUA&#10;AADcAAAADwAAAGRycy9kb3ducmV2LnhtbESPzWrDMBCE74G8g9hAb43U/JG6lkNIKPSUErcp9LZY&#10;G9vUWhlLjZ23jwqFHIeZ+YZJN4NtxIU6XzvW8DRVIIgLZ2ouNXx+vD6uQfiAbLBxTBqu5GGTjUcp&#10;Jsb1fKRLHkoRIewT1FCF0CZS+qIii37qWuLonV1nMUTZldJ02Ee4beRMqZW0WHNcqLClXUXFT/5r&#10;NZwO5++vhXov93bZ9m5Qku2z1PphMmxfQAQawj38334zGubzJfydiUd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jxgkxQAAANwAAAAPAAAAAAAAAAAAAAAAAJgCAABkcnMv&#10;ZG93bnJldi54bWxQSwUGAAAAAAQABAD1AAAAigMAAAAA&#10;" filled="f" stroked="f">
                    <v:textbox>
                      <w:txbxContent>
                        <w:p w:rsidR="001B2EAB" w:rsidRDefault="001B2EAB" w:rsidP="001B2EAB">
                          <w:r>
                            <w:t>I</w:t>
                          </w:r>
                        </w:p>
                      </w:txbxContent>
                    </v:textbox>
                  </v:shape>
                </v:group>
                <v:group id="Group 360" o:spid="_x0000_s1137" style="position:absolute;left:13533;top:6291;width:997;height:4616" coordsize="100025,4616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98RHc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JM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73xEdwwAAANwAAAAP&#10;AAAAAAAAAAAAAAAAAKoCAABkcnMvZG93bnJldi54bWxQSwUGAAAAAAQABAD6AAAAmgMAAAAA&#10;">
                  <v:rect id="Rectangle 359" o:spid="_x0000_s1138" style="position:absolute;width:100025;height:4616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LImsUA&#10;AADcAAAADwAAAGRycy9kb3ducmV2LnhtbESPQWvCQBSE74X+h+UJ3urGSmpNs5FSqqg3ren5kX0m&#10;wezbNLtq/PeuUPA4zMw3TDrvTSPO1LnasoLxKAJBXFhdc6lg/7N4eQfhPLLGxjIpuJKDefb8lGKi&#10;7YW3dN75UgQIuwQVVN63iZSuqMigG9mWOHgH2xn0QXal1B1eAtw08jWK3qTBmsNChS19VVQcdyej&#10;4BRP19/9799ykkf5dJM38covW6WGg/7zA4Sn3j/C/+2VVjCJZ3A/E46AzG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MsiaxQAAANwAAAAPAAAAAAAAAAAAAAAAAJgCAABkcnMv&#10;ZG93bnJldi54bWxQSwUGAAAAAAQABAD1AAAAigMAAAAA&#10;" fillcolor="white [3212]" stroked="f" strokeweight="2pt"/>
                  <v:group id="Group 355" o:spid="_x0000_s1139" style="position:absolute;left:7315;top:14630;width:92710;height:447040" coordsize="939,59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cR4O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m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cR4OMQAAADcAAAA&#10;DwAAAAAAAAAAAAAAAACqAgAAZHJzL2Rvd25yZXYueG1sUEsFBgAAAAAEAAQA+gAAAJsDAAAAAA==&#10;">
                    <v:group id="Group 339" o:spid="_x0000_s1140" style="position:absolute;width:939;height:1750" coordsize="93980,1750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VaXncUAAADc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IkmcL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lWl53FAAAA3AAA&#10;AA8AAAAAAAAAAAAAAAAAqgIAAGRycy9kb3ducmV2LnhtbFBLBQYAAAAABAAEAPoAAACcAwAAAAA=&#10;">
                      <v:line id="Straight Connector 337" o:spid="_x0000_s1141" style="position:absolute;visibility:visible;mso-wrap-style:square" from="0,0" to="93980,793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7eQWsUAAADcAAAADwAAAGRycy9kb3ducmV2LnhtbESPUWvCQBCE3wv9D8cWfNNLDVqbeooU&#10;BLF90fYHbHPbJJjbS+9Wjf76XkHo4zAz3zDzZe9adaIQG88GHkcZKOLS24YrA58f6+EMVBRki61n&#10;MnChCMvF/d0cC+vPvKPTXiqVIBwLNFCLdIXWsazJYRz5jjh53z44lCRDpW3Ac4K7Vo+zbKodNpwW&#10;auzotabysD86Az9v75t4+WrHMp1ct4ewmj1LHo0ZPPSrF1BCvfyHb+2NNZDnT/B3Jh0Bvf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7eQWsUAAADcAAAADwAAAAAAAAAA&#10;AAAAAAChAgAAZHJzL2Rvd25yZXYueG1sUEsFBgAAAAAEAAQA+QAAAJMDAAAAAA==&#10;" strokecolor="#4579b8 [3044]"/>
                      <v:line id="Straight Connector 338" o:spid="_x0000_s1142" style="position:absolute;flip:x;visibility:visible;mso-wrap-style:square" from="0,80467" to="92710,175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8MMHMMAAADcAAAADwAAAGRycy9kb3ducmV2LnhtbERPTWvCQBC9F/wPywi91Y2maEldRQRp&#10;UFCrHnocsmMSzM7G7NZEf717KPT4eN/TeWcqcaPGlZYVDAcRCOLM6pJzBafj6u0DhPPIGivLpOBO&#10;Duaz3ssUE21b/qbbwecihLBLUEHhfZ1I6bKCDLqBrYkDd7aNQR9gk0vdYBvCTSVHUTSWBksODQXW&#10;tCwouxx+jYI05fX6wavdz3B//fJxudm+txOlXvvd4hOEp87/i//cqVYQx2FtOBOOgJw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/DDBzDAAAA3AAAAA8AAAAAAAAAAAAA&#10;AAAAoQIAAGRycy9kb3ducmV2LnhtbFBLBQYAAAAABAAEAPkAAACRAwAAAAA=&#10;" strokecolor="#4579b8 [3044]"/>
                    </v:group>
                    <v:group id="Group 340" o:spid="_x0000_s1143" style="position:absolute;top:1755;width:939;height:1746" coordsize="93980,1750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Nf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P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BqTX3CAAAA3AAAAA8A&#10;AAAAAAAAAAAAAAAAqgIAAGRycy9kb3ducmV2LnhtbFBLBQYAAAAABAAEAPoAAACZAwAAAAA=&#10;">
                      <v:line id="Straight Connector 341" o:spid="_x0000_s1144" style="position:absolute;visibility:visible;mso-wrap-style:square" from="0,0" to="93980,793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TeyMUAAADcAAAADwAAAGRycy9kb3ducmV2LnhtbESPzWoCQRCE74G8w9ABb3HWn4jZOIoE&#10;BNFcNHmAzk5nd3GnZzPT6urTO4GAx6KqvqJmi8416kQh1p4NDPoZKOLC25pLA1+fq+cpqCjIFhvP&#10;ZOBCERbzx4cZ5tafeUenvZQqQTjmaKASaXOtY1GRw9j3LXHyfnxwKEmGUtuA5wR3jR5m2UQ7rDkt&#10;VNjSe0XFYX90Bn63H+t4+W6GMnm5bg5hOX2VUTSm99Qt30AJdXIP/7fX1sBoPIC/M+kI6Pk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xTeyMUAAADcAAAADwAAAAAAAAAA&#10;AAAAAAChAgAAZHJzL2Rvd25yZXYueG1sUEsFBgAAAAAEAAQA+QAAAJMDAAAAAA==&#10;" strokecolor="#4579b8 [3044]"/>
                      <v:line id="Straight Connector 342" o:spid="_x0000_s1145" style="position:absolute;flip:x;visibility:visible;mso-wrap-style:square" from="0,80468" to="92710,175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1Ii8cAAADcAAAADwAAAGRycy9kb3ducmV2LnhtbESPW2vCQBSE34X+h+UU+qYbL1RJXaUI&#10;0qBg6+XBx0P2NAnNno3Z1UR/vVsQfBxm5htmOm9NKS5Uu8Kygn4vAkGcWl1wpuCwX3YnIJxH1lha&#10;JgVXcjCfvXSmGGvb8JYuO5+JAGEXo4Lc+yqW0qU5GXQ9WxEH79fWBn2QdSZ1jU2Am1IOouhdGiw4&#10;LORY0SKn9G93NgqShFerGy+/j/2f05cfFuvNqBkr9fbafn6A8NT6Z/jRTrSC4WgA/2fCEZCzO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WLUiLxwAAANwAAAAPAAAAAAAA&#10;AAAAAAAAAKECAABkcnMvZG93bnJldi54bWxQSwUGAAAAAAQABAD5AAAAlQMAAAAA&#10;" strokecolor="#4579b8 [3044]"/>
                    </v:group>
                    <v:group id="Group 343" o:spid="_x0000_s1146" style="position:absolute;top:3584;width:939;height:1746" coordsize="93980,1750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jTC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kHymc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C40wrFAAAA3AAA&#10;AA8AAAAAAAAAAAAAAAAAqgIAAGRycy9kb3ducmV2LnhtbFBLBQYAAAAABAAEAPoAAACcAwAAAAA=&#10;">
                      <v:line id="Straight Connector 344" o:spid="_x0000_s1147" style="position:absolute;visibility:visible;mso-wrap-style:square" from="0,0" to="93980,793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N9UMUAAADcAAAADwAAAGRycy9kb3ducmV2LnhtbESPzWoCQRCE74G8w9CB3OJs/ENXR5FA&#10;QJJc/HmAdqfdXdzp2cx0dM3TZwKCx6KqvqLmy8416kwh1p4NvPYyUMSFtzWXBva795cJqCjIFhvP&#10;ZOBKEZaLx4c55tZfeEPnrZQqQTjmaKASaXOtY1GRw9jzLXHyjj44lCRDqW3AS4K7RvezbKwd1pwW&#10;KmzpraLitP1xBr4/v9bxemj6Mh79fpzCajKVQTTm+albzUAJdXIP39pra2AwHML/mXQE9O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2N9UMUAAADcAAAADwAAAAAAAAAA&#10;AAAAAAChAgAAZHJzL2Rvd25yZXYueG1sUEsFBgAAAAAEAAQA+QAAAJMDAAAAAA==&#10;" strokecolor="#4579b8 [3044]"/>
                      <v:line id="Straight Connector 345" o:spid="_x0000_s1148" style="position:absolute;flip:x;visibility:visible;mso-wrap-style:square" from="0,80467" to="92710,175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TQ/8cAAADcAAAADwAAAGRycy9kb3ducmV2LnhtbESPT2vCQBTE7wW/w/KE3szG+qcSXaUU&#10;xGChtdpDj4/sMwnNvk2zq4n99K4g9DjMzG+YxaozlThT40rLCoZRDII4s7rkXMHXYT2YgXAeWWNl&#10;mRRcyMFq2XtYYKJty5903vtcBAi7BBUU3teJlC4ryKCLbE0cvKNtDPogm1zqBtsAN5V8iuOpNFhy&#10;WCiwpteCsp/9yShIU95u/3j98T3c/W78qHx7H7fPSj32u5c5CE+d/w/f26lWMBpP4HYmHAG5vA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ZxND/xwAAANwAAAAPAAAAAAAA&#10;AAAAAAAAAKECAABkcnMvZG93bnJldi54bWxQSwUGAAAAAAQABAD5AAAAlQMAAAAA&#10;" strokecolor="#4579b8 [3044]"/>
                    </v:group>
                    <v:line id="Straight Connector 347" o:spid="_x0000_s1149" style="position:absolute;visibility:visible;mso-wrap-style:square" from="0,5340" to="432,59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7HjJ8YAAADcAAAADwAAAGRycy9kb3ducmV2LnhtbESPzWoCQRCE74G8w9CB3OJsNP5tHEUC&#10;gphcYnyAdqezu7jTs5lpdc3TOwEhx6KqvqJmi8416kQh1p4NPPcyUMSFtzWXBnZfq6cJqCjIFhvP&#10;ZOBCERbz+7sZ5taf+ZNOWylVgnDM0UAl0uZax6Iih7HnW+LkffvgUJIMpbYBzwnuGt3PspF2WHNa&#10;qLClt4qKw/boDPy8f6zjZd/0ZTT83RzCcjKVQTTm8aFbvoIS6uQ/fGuvrYHByxj+zqQjoOd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+x4yfGAAAA3AAAAA8AAAAAAAAA&#10;AAAAAAAAoQIAAGRycy9kb3ducmV2LnhtbFBLBQYAAAAABAAEAPkAAACUAwAAAAA=&#10;" strokecolor="#4579b8 [3044]"/>
                  </v:group>
                </v:group>
              </v:group>
            </w:pict>
          </mc:Fallback>
        </mc:AlternateContent>
      </w:r>
    </w:p>
    <w:p w:rsidR="00512DD3" w:rsidRDefault="00512DD3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5A34C7" w:rsidRDefault="005A34C7" w:rsidP="004F389A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</w:p>
    <w:p w:rsidR="00C16598" w:rsidRDefault="00C16598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C16598" w:rsidRDefault="00C16598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C16598" w:rsidRDefault="00C16598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094B53" w:rsidRDefault="00094B53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094B53" w:rsidRDefault="00C40AFE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0CD17DD5" wp14:editId="5BD5115F">
                <wp:simplePos x="0" y="0"/>
                <wp:positionH relativeFrom="column">
                  <wp:posOffset>5112385</wp:posOffset>
                </wp:positionH>
                <wp:positionV relativeFrom="paragraph">
                  <wp:posOffset>48260</wp:posOffset>
                </wp:positionV>
                <wp:extent cx="941070" cy="343535"/>
                <wp:effectExtent l="0" t="0" r="11430" b="18415"/>
                <wp:wrapNone/>
                <wp:docPr id="9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1070" cy="3435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402.55pt;margin-top:3.8pt;width:74.1pt;height:27.05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" filled="f" strokecolor="black [3213]">
                <v:path arrowok="t"/>
              </v:rect>
            </w:pict>
          </mc:Fallback>
        </mc:AlternateContent>
      </w:r>
    </w:p>
    <w:p w:rsidR="00094B53" w:rsidRDefault="00094B53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094B53" w:rsidRDefault="00094B53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094B53" w:rsidRDefault="00094B53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094B53" w:rsidRDefault="00094B53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C16598" w:rsidRDefault="00C16598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C16598" w:rsidRDefault="00C16598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094B53" w:rsidRPr="00094B53" w:rsidRDefault="00094B53" w:rsidP="00094B53">
      <w:pPr>
        <w:pStyle w:val="ListParagraph"/>
        <w:numPr>
          <w:ilvl w:val="0"/>
          <w:numId w:val="38"/>
        </w:numPr>
        <w:tabs>
          <w:tab w:val="left" w:pos="7260"/>
        </w:tabs>
        <w:jc w:val="both"/>
        <w:rPr>
          <w:color w:val="000000"/>
        </w:rPr>
      </w:pPr>
      <w:r w:rsidRPr="00094B53">
        <w:rPr>
          <w:color w:val="000000"/>
        </w:rPr>
        <w:t>A solenoid of cross section 4 cm</w:t>
      </w:r>
      <w:r w:rsidRPr="00094B53">
        <w:rPr>
          <w:color w:val="000000"/>
          <w:vertAlign w:val="superscript"/>
        </w:rPr>
        <w:t>2</w:t>
      </w:r>
      <w:r w:rsidRPr="00094B53">
        <w:rPr>
          <w:color w:val="000000"/>
        </w:rPr>
        <w:t xml:space="preserve"> has current I = 0.06 amps running through it. The solenoid is of length l= 20 cm </w:t>
      </w:r>
      <w:r w:rsidR="005F4507">
        <w:rPr>
          <w:color w:val="000000"/>
        </w:rPr>
        <w:t xml:space="preserve">and </w:t>
      </w:r>
      <w:r w:rsidRPr="00094B53">
        <w:rPr>
          <w:color w:val="000000"/>
        </w:rPr>
        <w:t xml:space="preserve">has 60 tightly wound turns per cm. </w:t>
      </w:r>
      <w:r w:rsidRPr="00094B53">
        <w:rPr>
          <w:rFonts w:ascii="Georgia" w:hAnsi="Georgia"/>
          <w:sz w:val="22"/>
          <w:szCs w:val="22"/>
        </w:rPr>
        <w:t xml:space="preserve">What resistivity of the material used </w:t>
      </w:r>
      <w:r w:rsidR="005F4507">
        <w:rPr>
          <w:rFonts w:ascii="Georgia" w:hAnsi="Georgia"/>
          <w:sz w:val="22"/>
          <w:szCs w:val="22"/>
        </w:rPr>
        <w:t xml:space="preserve">to make the solenoid </w:t>
      </w:r>
      <w:r w:rsidRPr="00094B53">
        <w:rPr>
          <w:rFonts w:ascii="Georgia" w:hAnsi="Georgia"/>
          <w:sz w:val="22"/>
          <w:szCs w:val="22"/>
        </w:rPr>
        <w:t xml:space="preserve">would be needed to result in a magnetic field </w:t>
      </w:r>
      <w:proofErr w:type="gramStart"/>
      <w:r w:rsidRPr="00094B53">
        <w:rPr>
          <w:rFonts w:ascii="Georgia" w:hAnsi="Georgia"/>
          <w:sz w:val="22"/>
          <w:szCs w:val="22"/>
        </w:rPr>
        <w:t>of  3</w:t>
      </w:r>
      <w:proofErr w:type="gramEnd"/>
      <w:r w:rsidRPr="00094B53">
        <w:rPr>
          <w:rFonts w:ascii="Georgia" w:hAnsi="Georgia"/>
          <w:sz w:val="22"/>
          <w:szCs w:val="22"/>
        </w:rPr>
        <w:t xml:space="preserve"> </w:t>
      </w:r>
      <w:proofErr w:type="spellStart"/>
      <w:r w:rsidRPr="00094B53">
        <w:rPr>
          <w:rFonts w:ascii="Georgia" w:hAnsi="Georgia"/>
          <w:sz w:val="22"/>
          <w:szCs w:val="22"/>
        </w:rPr>
        <w:t>mT</w:t>
      </w:r>
      <w:proofErr w:type="spellEnd"/>
      <w:r w:rsidRPr="00094B53">
        <w:rPr>
          <w:rFonts w:ascii="Georgia" w:hAnsi="Georgia"/>
          <w:sz w:val="22"/>
          <w:szCs w:val="22"/>
        </w:rPr>
        <w:t xml:space="preserve"> inside the solenoid. </w:t>
      </w:r>
      <w:r w:rsidR="00257D6D">
        <w:rPr>
          <w:rFonts w:ascii="Georgia" w:hAnsi="Georgia"/>
          <w:sz w:val="22"/>
          <w:szCs w:val="22"/>
        </w:rPr>
        <w:t>(5</w:t>
      </w:r>
      <w:r w:rsidRPr="00094B53">
        <w:rPr>
          <w:rFonts w:ascii="Georgia" w:hAnsi="Georgia"/>
          <w:sz w:val="22"/>
          <w:szCs w:val="22"/>
        </w:rPr>
        <w:t xml:space="preserve"> marks)</w:t>
      </w:r>
    </w:p>
    <w:p w:rsidR="00094B53" w:rsidRDefault="00094B53" w:rsidP="00094B53">
      <w:pPr>
        <w:tabs>
          <w:tab w:val="left" w:pos="7260"/>
        </w:tabs>
        <w:rPr>
          <w:b/>
          <w:bCs/>
          <w:noProof/>
          <w:sz w:val="28"/>
          <w:szCs w:val="28"/>
          <w:u w:val="single"/>
          <w:lang w:val="en-CA" w:eastAsia="en-CA"/>
        </w:rPr>
      </w:pPr>
      <w:r>
        <w:rPr>
          <w:rFonts w:ascii="Georgia" w:hAnsi="Georgia"/>
          <w:b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38BB8D6C" wp14:editId="0E2D27ED">
                <wp:simplePos x="0" y="0"/>
                <wp:positionH relativeFrom="column">
                  <wp:posOffset>5080635</wp:posOffset>
                </wp:positionH>
                <wp:positionV relativeFrom="paragraph">
                  <wp:posOffset>78105</wp:posOffset>
                </wp:positionV>
                <wp:extent cx="941070" cy="343535"/>
                <wp:effectExtent l="0" t="0" r="11430" b="18415"/>
                <wp:wrapNone/>
                <wp:docPr id="35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1070" cy="3435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400.05pt;margin-top:6.15pt;width:74.1pt;height:27.05pt;z-index:25230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" filled="f" strokecolor="black [3213]">
                <v:path arrowok="t"/>
              </v:rect>
            </w:pict>
          </mc:Fallback>
        </mc:AlternateContent>
      </w:r>
    </w:p>
    <w:p w:rsidR="00C16598" w:rsidRDefault="00C16598" w:rsidP="00094B53">
      <w:pPr>
        <w:tabs>
          <w:tab w:val="left" w:pos="7260"/>
        </w:tabs>
        <w:rPr>
          <w:rFonts w:ascii="Georgia" w:hAnsi="Georgia"/>
          <w:b/>
          <w:sz w:val="22"/>
          <w:szCs w:val="22"/>
        </w:rPr>
      </w:pPr>
    </w:p>
    <w:p w:rsidR="00C16598" w:rsidRDefault="00C16598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C16598" w:rsidRDefault="00C16598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094B53" w:rsidRDefault="00094B53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512DD3" w:rsidRDefault="008039B1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noProof/>
          <w:sz w:val="22"/>
          <w:szCs w:val="22"/>
          <w:lang w:val="en-CA" w:eastAsia="en-CA"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39759142" wp14:editId="6E527334">
                <wp:simplePos x="0" y="0"/>
                <wp:positionH relativeFrom="column">
                  <wp:posOffset>5018405</wp:posOffset>
                </wp:positionH>
                <wp:positionV relativeFrom="paragraph">
                  <wp:posOffset>53975</wp:posOffset>
                </wp:positionV>
                <wp:extent cx="277495" cy="432435"/>
                <wp:effectExtent l="0" t="0" r="8255" b="5715"/>
                <wp:wrapNone/>
                <wp:docPr id="356" name="Rectangle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" cy="432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56" o:spid="_x0000_s1026" style="position:absolute;margin-left:395.15pt;margin-top:4.25pt;width:21.85pt;height:34.05pt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" fillcolor="white [3212]" stroked="f" strokeweight="2pt"/>
            </w:pict>
          </mc:Fallback>
        </mc:AlternateContent>
      </w:r>
    </w:p>
    <w:p w:rsidR="00C16598" w:rsidRDefault="00C16598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257D6D" w:rsidRDefault="00257D6D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257D6D" w:rsidRDefault="00257D6D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C16598" w:rsidRDefault="00C16598" w:rsidP="00F45D0D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</w:p>
    <w:p w:rsidR="006E71D0" w:rsidRDefault="006E71D0" w:rsidP="00585C8C">
      <w:pPr>
        <w:tabs>
          <w:tab w:val="left" w:pos="7260"/>
        </w:tabs>
        <w:rPr>
          <w:rFonts w:ascii="Georgia" w:hAnsi="Georgia"/>
          <w:b/>
          <w:sz w:val="22"/>
          <w:szCs w:val="22"/>
        </w:rPr>
      </w:pPr>
    </w:p>
    <w:p w:rsidR="00F45D0D" w:rsidRDefault="00F45D0D" w:rsidP="00C16598">
      <w:pPr>
        <w:tabs>
          <w:tab w:val="left" w:pos="7260"/>
        </w:tabs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Formula sheet</w:t>
      </w:r>
    </w:p>
    <w:p w:rsidR="00F45D0D" w:rsidRDefault="00F45D0D" w:rsidP="00F45D0D">
      <w:pPr>
        <w:tabs>
          <w:tab w:val="left" w:pos="630"/>
          <w:tab w:val="left" w:pos="720"/>
        </w:tabs>
        <w:rPr>
          <w:rFonts w:ascii="Georgia" w:hAnsi="Georgia"/>
          <w:sz w:val="22"/>
          <w:szCs w:val="22"/>
        </w:rPr>
      </w:pPr>
    </w:p>
    <w:p w:rsidR="00F45D0D" w:rsidRDefault="00F45D0D" w:rsidP="00F45D0D">
      <w:pPr>
        <w:pStyle w:val="BodyTextIndent3"/>
        <w:rPr>
          <w:rFonts w:ascii="Georgia" w:hAnsi="Georgia"/>
          <w:sz w:val="22"/>
          <w:szCs w:val="22"/>
          <w:vertAlign w:val="superscript"/>
        </w:rPr>
      </w:pPr>
      <w:proofErr w:type="spellStart"/>
      <w:r>
        <w:rPr>
          <w:rFonts w:ascii="Georgia" w:hAnsi="Georgia"/>
          <w:sz w:val="22"/>
          <w:szCs w:val="22"/>
        </w:rPr>
        <w:t>Φ</w:t>
      </w:r>
      <w:r>
        <w:rPr>
          <w:rFonts w:ascii="Georgia" w:hAnsi="Georgia"/>
          <w:sz w:val="22"/>
          <w:szCs w:val="22"/>
          <w:vertAlign w:val="subscript"/>
        </w:rPr>
        <w:t>e</w:t>
      </w:r>
      <w:proofErr w:type="spellEnd"/>
      <w:r>
        <w:rPr>
          <w:rFonts w:ascii="Georgia" w:hAnsi="Georgia"/>
          <w:sz w:val="22"/>
          <w:szCs w:val="22"/>
        </w:rPr>
        <w:t>=</w:t>
      </w:r>
      <w:proofErr w:type="spellStart"/>
      <w:r>
        <w:rPr>
          <w:rFonts w:ascii="Georgia" w:hAnsi="Georgia"/>
          <w:sz w:val="22"/>
          <w:szCs w:val="22"/>
        </w:rPr>
        <w:t>Q</w:t>
      </w:r>
      <w:r>
        <w:rPr>
          <w:rFonts w:ascii="Georgia" w:hAnsi="Georgia"/>
          <w:sz w:val="22"/>
          <w:szCs w:val="22"/>
          <w:vertAlign w:val="subscript"/>
        </w:rPr>
        <w:t>enc</w:t>
      </w:r>
      <w:proofErr w:type="spellEnd"/>
      <w:r>
        <w:rPr>
          <w:rFonts w:ascii="Georgia" w:hAnsi="Georgia"/>
          <w:sz w:val="22"/>
          <w:szCs w:val="22"/>
        </w:rPr>
        <w:t>/ε</w:t>
      </w:r>
      <w:r>
        <w:rPr>
          <w:rFonts w:ascii="Georgia" w:hAnsi="Georgia"/>
          <w:sz w:val="22"/>
          <w:szCs w:val="22"/>
          <w:vertAlign w:val="subscript"/>
        </w:rPr>
        <w:t xml:space="preserve">0 </w:t>
      </w:r>
      <w:r>
        <w:rPr>
          <w:rFonts w:ascii="Georgia" w:hAnsi="Georgia"/>
          <w:sz w:val="22"/>
          <w:szCs w:val="22"/>
        </w:rPr>
        <w:t xml:space="preserve">    Area of spherical shell = 4πr</w:t>
      </w:r>
      <w:r>
        <w:rPr>
          <w:rFonts w:ascii="Georgia" w:hAnsi="Georgia"/>
          <w:sz w:val="22"/>
          <w:szCs w:val="22"/>
          <w:vertAlign w:val="superscript"/>
        </w:rPr>
        <w:t>2</w:t>
      </w:r>
      <w:r>
        <w:rPr>
          <w:rFonts w:ascii="Georgia" w:hAnsi="Georgia"/>
          <w:sz w:val="22"/>
          <w:szCs w:val="22"/>
        </w:rPr>
        <w:t>, g = 9.8 ms</w:t>
      </w:r>
      <w:r>
        <w:rPr>
          <w:rFonts w:ascii="Georgia" w:hAnsi="Georgia"/>
          <w:sz w:val="22"/>
          <w:szCs w:val="22"/>
          <w:vertAlign w:val="superscript"/>
        </w:rPr>
        <w:t>-2</w:t>
      </w:r>
    </w:p>
    <w:p w:rsidR="00F45D0D" w:rsidRDefault="00F45D0D" w:rsidP="00F45D0D">
      <w:pPr>
        <w:pStyle w:val="BodyTextIndent3"/>
        <w:rPr>
          <w:rFonts w:ascii="Georgia" w:hAnsi="Georgia"/>
          <w:position w:val="-6"/>
          <w:sz w:val="22"/>
          <w:szCs w:val="22"/>
        </w:rPr>
      </w:pPr>
      <w:r w:rsidRPr="00DE7FAD">
        <w:rPr>
          <w:rFonts w:ascii="Georgia" w:hAnsi="Georgia"/>
          <w:position w:val="-30"/>
          <w:sz w:val="22"/>
          <w:szCs w:val="22"/>
        </w:rPr>
        <w:object w:dxaOrig="2895" w:dyaOrig="690">
          <v:shape id="_x0000_i1025" type="#_x0000_t75" style="width:144.6pt;height:34.45pt" o:ole="">
            <v:imagedata r:id="rId20" o:title=""/>
          </v:shape>
          <o:OLEObject Type="Embed" ProgID="Equation.DSMT4" ShapeID="_x0000_i1025" DrawAspect="Content" ObjectID="_1436841710" r:id="rId21"/>
        </w:object>
      </w:r>
      <w:r>
        <w:rPr>
          <w:rFonts w:ascii="Georgia" w:hAnsi="Georgia"/>
          <w:sz w:val="22"/>
          <w:szCs w:val="22"/>
        </w:rPr>
        <w:t xml:space="preserve">      </w:t>
      </w:r>
      <w:r w:rsidRPr="00DE7FAD">
        <w:rPr>
          <w:rFonts w:ascii="Georgia" w:hAnsi="Georgia"/>
          <w:position w:val="-12"/>
          <w:sz w:val="22"/>
          <w:szCs w:val="22"/>
        </w:rPr>
        <w:object w:dxaOrig="2430" w:dyaOrig="390">
          <v:shape id="_x0000_i1026" type="#_x0000_t75" style="width:121.5pt;height:20.65pt" o:ole="">
            <v:imagedata r:id="rId22" o:title=""/>
          </v:shape>
          <o:OLEObject Type="Embed" ProgID="Equation.DSMT4" ShapeID="_x0000_i1026" DrawAspect="Content" ObjectID="_1436841711" r:id="rId23"/>
        </w:object>
      </w:r>
      <w:r>
        <w:rPr>
          <w:rFonts w:ascii="Georgia" w:hAnsi="Georgia"/>
          <w:sz w:val="22"/>
          <w:szCs w:val="22"/>
        </w:rPr>
        <w:t xml:space="preserve">  </w:t>
      </w:r>
      <w:r w:rsidRPr="00DE7FAD">
        <w:rPr>
          <w:rFonts w:ascii="Georgia" w:hAnsi="Georgia"/>
          <w:position w:val="-6"/>
          <w:sz w:val="22"/>
          <w:szCs w:val="22"/>
        </w:rPr>
        <w:object w:dxaOrig="1440" w:dyaOrig="300">
          <v:shape id="_x0000_i1027" type="#_x0000_t75" style="width:1in;height:15.05pt" o:ole="">
            <v:imagedata r:id="rId24" o:title=""/>
          </v:shape>
          <o:OLEObject Type="Embed" ProgID="Equation.DSMT4" ShapeID="_x0000_i1027" DrawAspect="Content" ObjectID="_1436841712" r:id="rId25"/>
        </w:object>
      </w:r>
      <w:r>
        <w:rPr>
          <w:rFonts w:ascii="Georgia" w:hAnsi="Georgia"/>
          <w:position w:val="-6"/>
          <w:sz w:val="22"/>
          <w:szCs w:val="22"/>
        </w:rPr>
        <w:t xml:space="preserve">   </w:t>
      </w:r>
    </w:p>
    <w:p w:rsidR="00F45D0D" w:rsidRDefault="00F45D0D" w:rsidP="00F45D0D">
      <w:pPr>
        <w:pStyle w:val="BodyTextIndent3"/>
        <w:ind w:left="0" w:firstLine="0"/>
        <w:rPr>
          <w:rFonts w:ascii="Georgia" w:hAnsi="Georgia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>F=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Qq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m:t xml:space="preserve"> ;      E=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m:t xml:space="preserve"> ;    </m:t>
          </m:r>
          <m:nary>
            <m:naryPr>
              <m:chr m:val="∮"/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</m:acc>
              <m:r>
                <w:rPr>
                  <w:rFonts w:ascii="Cambria Math" w:hAnsi="Cambria Math"/>
                  <w:sz w:val="22"/>
                  <w:szCs w:val="22"/>
                </w:rPr>
                <m:t>.d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e>
              </m:acc>
            </m:e>
          </m:nary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enc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2"/>
              <w:szCs w:val="22"/>
            </w:rPr>
            <m:t xml:space="preserve">  ;   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φ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chr m:val="∮"/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2"/>
                  <w:szCs w:val="22"/>
                </w:rPr>
                <m:t>.d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e>
              </m:acc>
            </m:e>
          </m:nary>
          <m:r>
            <w:rPr>
              <w:rFonts w:ascii="Cambria Math" w:hAnsi="Cambria Math"/>
              <w:sz w:val="22"/>
              <w:szCs w:val="22"/>
            </w:rPr>
            <m:t xml:space="preserve">   ; </m:t>
          </m:r>
        </m:oMath>
      </m:oMathPara>
    </w:p>
    <w:p w:rsidR="00F45D0D" w:rsidRDefault="00F45D0D" w:rsidP="00F45D0D">
      <w:pPr>
        <w:pStyle w:val="BodyTextIndent3"/>
        <w:ind w:left="0" w:firstLine="0"/>
        <w:jc w:val="left"/>
        <w:rPr>
          <w:rFonts w:ascii="Georgia" w:hAnsi="Georgia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 xml:space="preserve">  </m:t>
        </m:r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B</m:t>
                </m:r>
              </m:e>
            </m:acc>
            <m:r>
              <w:rPr>
                <w:rFonts w:ascii="Cambria Math" w:hAnsi="Cambria Math"/>
                <w:sz w:val="22"/>
                <w:szCs w:val="22"/>
              </w:rPr>
              <m:t>.d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l</m:t>
                </m:r>
              </m:e>
            </m:acc>
          </m:e>
        </m:nary>
        <m: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μ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enc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;  </m:t>
        </m:r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</m:acc>
        <m:r>
          <w:rPr>
            <w:rFonts w:ascii="Cambria Math" w:hAnsi="Cambria Math"/>
            <w:sz w:val="22"/>
            <w:szCs w:val="22"/>
          </w:rPr>
          <m:t>=q</m:t>
        </m:r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</m:acc>
        <m:r>
          <w:rPr>
            <w:rFonts w:ascii="Cambria Math" w:hAnsi="Cambria Math"/>
            <w:sz w:val="22"/>
            <w:szCs w:val="22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r>
          <w:rPr>
            <w:rFonts w:ascii="Cambria Math" w:hAnsi="Cambria Math"/>
            <w:sz w:val="22"/>
            <w:szCs w:val="22"/>
          </w:rPr>
          <m:t>;     d</m:t>
        </m:r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</m:acc>
        <m:r>
          <w:rPr>
            <w:rFonts w:ascii="Cambria Math" w:hAnsi="Cambria Math"/>
            <w:sz w:val="22"/>
            <w:szCs w:val="22"/>
          </w:rPr>
          <m:t>=Id</m:t>
        </m:r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</m:acc>
        <m:r>
          <w:rPr>
            <w:rFonts w:ascii="Cambria Math" w:hAnsi="Cambria Math"/>
            <w:sz w:val="22"/>
            <w:szCs w:val="22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</m:oMath>
      <w:r>
        <w:rPr>
          <w:rFonts w:ascii="Georgia" w:hAnsi="Georgia"/>
          <w:sz w:val="22"/>
          <w:szCs w:val="22"/>
        </w:rPr>
        <w:t xml:space="preserve">; </w:t>
      </w:r>
      <m:oMath>
        <m:r>
          <w:rPr>
            <w:rFonts w:ascii="Cambria Math" w:hAnsi="Cambria Math"/>
            <w:sz w:val="22"/>
            <w:szCs w:val="22"/>
          </w:rPr>
          <m:t xml:space="preserve">        L=N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B</m:t>
                </m:r>
              </m:sub>
            </m:sSub>
          </m:num>
          <m:den>
            <m:r>
              <w:rPr>
                <w:rFonts w:ascii="Cambria Math" w:hAnsi="Cambria Math"/>
                <w:sz w:val="22"/>
                <w:szCs w:val="22"/>
              </w:rPr>
              <m:t>I</m:t>
            </m:r>
          </m:den>
        </m:f>
        <m:r>
          <w:rPr>
            <w:rFonts w:ascii="Cambria Math" w:hAnsi="Cambria Math"/>
            <w:sz w:val="22"/>
            <w:szCs w:val="22"/>
          </w:rPr>
          <m:t xml:space="preserve">         R=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ρl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A</m:t>
            </m:r>
          </m:den>
        </m:f>
      </m:oMath>
      <w:r w:rsidR="00094B53">
        <w:rPr>
          <w:rFonts w:ascii="Georgia" w:hAnsi="Georgia"/>
          <w:sz w:val="22"/>
          <w:szCs w:val="22"/>
        </w:rPr>
        <w:t xml:space="preserve">               </w:t>
      </w:r>
    </w:p>
    <w:p w:rsidR="00F45D0D" w:rsidRDefault="00F45D0D" w:rsidP="00F45D0D">
      <w:pPr>
        <w:pStyle w:val="BodyTextIndent3"/>
        <w:rPr>
          <w:rFonts w:ascii="Georgia" w:hAnsi="Georgia"/>
          <w:position w:val="-6"/>
          <w:sz w:val="22"/>
          <w:szCs w:val="22"/>
        </w:rPr>
      </w:pPr>
      <w:r w:rsidRPr="00DE7FAD">
        <w:rPr>
          <w:rFonts w:ascii="Georgia" w:hAnsi="Georgia"/>
          <w:position w:val="-12"/>
          <w:sz w:val="22"/>
          <w:szCs w:val="22"/>
        </w:rPr>
        <w:object w:dxaOrig="1995" w:dyaOrig="360">
          <v:shape id="_x0000_i1028" type="#_x0000_t75" style="width:99.55pt;height:18.15pt" o:ole="">
            <v:imagedata r:id="rId26" o:title=""/>
          </v:shape>
          <o:OLEObject Type="Embed" ProgID="Equation.3" ShapeID="_x0000_i1028" DrawAspect="Content" ObjectID="_1436841713" r:id="rId27"/>
        </w:object>
      </w:r>
      <w:r w:rsidRPr="00DE7FAD">
        <w:rPr>
          <w:rFonts w:ascii="Georgia" w:hAnsi="Georgia"/>
          <w:position w:val="-14"/>
          <w:sz w:val="22"/>
          <w:szCs w:val="22"/>
        </w:rPr>
        <w:object w:dxaOrig="2580" w:dyaOrig="390">
          <v:shape id="_x0000_i1029" type="#_x0000_t75" style="width:129pt;height:18.8pt" o:ole="">
            <v:imagedata r:id="rId28" o:title=""/>
          </v:shape>
          <o:OLEObject Type="Embed" ProgID="Equation.3" ShapeID="_x0000_i1029" DrawAspect="Content" ObjectID="_1436841714" r:id="rId29"/>
        </w:object>
      </w:r>
      <w:r>
        <w:rPr>
          <w:rFonts w:ascii="Georgia" w:hAnsi="Georgia"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x=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-4ac</m:t>
                    </m:r>
                  </m:e>
                </m:d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</m:oMath>
      <w:r>
        <w:rPr>
          <w:rFonts w:ascii="Georgia" w:hAnsi="Georgia"/>
          <w:sz w:val="22"/>
          <w:szCs w:val="22"/>
        </w:rPr>
        <w:t xml:space="preserve"> </w:t>
      </w:r>
      <w:r>
        <w:rPr>
          <w:rFonts w:ascii="Georgia" w:hAnsi="Georgia"/>
          <w:color w:val="000000" w:themeColor="text1"/>
          <w:sz w:val="22"/>
          <w:szCs w:val="22"/>
        </w:rPr>
        <w:t>(</w:t>
      </w:r>
      <w:proofErr w:type="gramStart"/>
      <w:r>
        <w:rPr>
          <w:rFonts w:ascii="Georgia" w:hAnsi="Georgia"/>
          <w:color w:val="000000" w:themeColor="text1"/>
          <w:sz w:val="22"/>
          <w:szCs w:val="22"/>
        </w:rPr>
        <w:t>quadratic</w:t>
      </w:r>
      <w:proofErr w:type="gramEnd"/>
      <w:r>
        <w:rPr>
          <w:rFonts w:ascii="Georgia" w:hAnsi="Georgia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Georgia" w:hAnsi="Georgia"/>
          <w:color w:val="000000" w:themeColor="text1"/>
          <w:sz w:val="22"/>
          <w:szCs w:val="22"/>
        </w:rPr>
        <w:t>eqn</w:t>
      </w:r>
      <w:proofErr w:type="spellEnd"/>
      <w:r>
        <w:rPr>
          <w:rFonts w:ascii="Georgia" w:hAnsi="Georgia"/>
          <w:color w:val="000000" w:themeColor="text1"/>
          <w:sz w:val="22"/>
          <w:szCs w:val="22"/>
        </w:rPr>
        <w:t xml:space="preserve"> roots)</w:t>
      </w:r>
    </w:p>
    <w:p w:rsidR="00F45D0D" w:rsidRDefault="00F45D0D" w:rsidP="00F45D0D">
      <w:pPr>
        <w:pStyle w:val="BodyTextIndent3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 B= μ</w:t>
      </w:r>
      <w:r>
        <w:rPr>
          <w:rFonts w:ascii="Georgia" w:hAnsi="Georgia"/>
          <w:sz w:val="22"/>
          <w:szCs w:val="22"/>
          <w:vertAlign w:val="subscript"/>
        </w:rPr>
        <w:t>0</w:t>
      </w:r>
      <w:r>
        <w:rPr>
          <w:rFonts w:ascii="Georgia" w:hAnsi="Georgia"/>
          <w:sz w:val="22"/>
          <w:szCs w:val="22"/>
        </w:rPr>
        <w:t>I/2πr (long conductor)     B= μ</w:t>
      </w:r>
      <w:r>
        <w:rPr>
          <w:rFonts w:ascii="Georgia" w:hAnsi="Georgia"/>
          <w:sz w:val="22"/>
          <w:szCs w:val="22"/>
          <w:vertAlign w:val="subscript"/>
        </w:rPr>
        <w:t>0</w:t>
      </w:r>
      <w:r>
        <w:rPr>
          <w:rFonts w:ascii="Georgia" w:hAnsi="Georgia"/>
          <w:sz w:val="22"/>
          <w:szCs w:val="22"/>
        </w:rPr>
        <w:t>nI (solenoid)    B= μ</w:t>
      </w:r>
      <w:r>
        <w:rPr>
          <w:rFonts w:ascii="Georgia" w:hAnsi="Georgia"/>
          <w:sz w:val="22"/>
          <w:szCs w:val="22"/>
          <w:vertAlign w:val="subscript"/>
        </w:rPr>
        <w:t>0</w:t>
      </w:r>
      <w:r>
        <w:rPr>
          <w:rFonts w:ascii="Georgia" w:hAnsi="Georgia"/>
          <w:sz w:val="22"/>
          <w:szCs w:val="22"/>
        </w:rPr>
        <w:t>I/2r (</w:t>
      </w:r>
      <w:proofErr w:type="spellStart"/>
      <w:r>
        <w:rPr>
          <w:rFonts w:ascii="Georgia" w:hAnsi="Georgia"/>
          <w:sz w:val="22"/>
          <w:szCs w:val="22"/>
        </w:rPr>
        <w:t>centre</w:t>
      </w:r>
      <w:proofErr w:type="spellEnd"/>
      <w:r>
        <w:rPr>
          <w:rFonts w:ascii="Georgia" w:hAnsi="Georgia"/>
          <w:sz w:val="22"/>
          <w:szCs w:val="22"/>
        </w:rPr>
        <w:t xml:space="preserve"> of circular loop)    </w:t>
      </w:r>
    </w:p>
    <w:p w:rsidR="00F45D0D" w:rsidRDefault="00F45D0D" w:rsidP="00F45D0D">
      <w:pPr>
        <w:pStyle w:val="BodyTextIndent3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 E=λ/ε</w:t>
      </w:r>
      <w:r>
        <w:rPr>
          <w:rFonts w:ascii="Georgia" w:hAnsi="Georgia"/>
          <w:sz w:val="22"/>
          <w:szCs w:val="22"/>
          <w:vertAlign w:val="subscript"/>
        </w:rPr>
        <w:t>0</w:t>
      </w:r>
      <w:r>
        <w:rPr>
          <w:rFonts w:ascii="Georgia" w:hAnsi="Georgia"/>
          <w:sz w:val="22"/>
          <w:szCs w:val="22"/>
        </w:rPr>
        <w:t>2πr (long line of charge)       U=CV</w:t>
      </w:r>
      <w:r>
        <w:rPr>
          <w:rFonts w:ascii="Georgia" w:hAnsi="Georgia"/>
          <w:sz w:val="22"/>
          <w:szCs w:val="22"/>
          <w:vertAlign w:val="superscript"/>
        </w:rPr>
        <w:t>2</w:t>
      </w:r>
      <w:r>
        <w:rPr>
          <w:rFonts w:ascii="Georgia" w:hAnsi="Georgia"/>
          <w:sz w:val="22"/>
          <w:szCs w:val="22"/>
        </w:rPr>
        <w:t>/</w:t>
      </w:r>
      <w:proofErr w:type="gramStart"/>
      <w:r>
        <w:rPr>
          <w:rFonts w:ascii="Georgia" w:hAnsi="Georgia"/>
          <w:sz w:val="22"/>
          <w:szCs w:val="22"/>
        </w:rPr>
        <w:t>2  =</w:t>
      </w:r>
      <w:proofErr w:type="gramEnd"/>
      <w:r>
        <w:rPr>
          <w:rFonts w:ascii="Georgia" w:hAnsi="Georgia"/>
          <w:sz w:val="22"/>
          <w:szCs w:val="22"/>
        </w:rPr>
        <w:t xml:space="preserve">  Q</w:t>
      </w:r>
      <w:r>
        <w:rPr>
          <w:rFonts w:ascii="Georgia" w:hAnsi="Georgia"/>
          <w:sz w:val="22"/>
          <w:szCs w:val="22"/>
          <w:vertAlign w:val="superscript"/>
        </w:rPr>
        <w:t>2</w:t>
      </w:r>
      <w:r>
        <w:rPr>
          <w:rFonts w:ascii="Georgia" w:hAnsi="Georgia"/>
          <w:sz w:val="22"/>
          <w:szCs w:val="22"/>
        </w:rPr>
        <w:t>/2C,               U=LI</w:t>
      </w:r>
      <w:r>
        <w:rPr>
          <w:rFonts w:ascii="Georgia" w:hAnsi="Georgia"/>
          <w:sz w:val="22"/>
          <w:szCs w:val="22"/>
          <w:vertAlign w:val="superscript"/>
        </w:rPr>
        <w:t>2</w:t>
      </w:r>
      <w:r>
        <w:rPr>
          <w:rFonts w:ascii="Georgia" w:hAnsi="Georgia"/>
          <w:sz w:val="22"/>
          <w:szCs w:val="22"/>
        </w:rPr>
        <w:t>/2</w:t>
      </w:r>
    </w:p>
    <w:p w:rsidR="00F45D0D" w:rsidRDefault="00F45D0D" w:rsidP="00F45D0D">
      <w:pPr>
        <w:tabs>
          <w:tab w:val="left" w:pos="630"/>
          <w:tab w:val="left" w:pos="720"/>
        </w:tabs>
        <w:rPr>
          <w:rFonts w:ascii="Georgia" w:hAnsi="Georgia"/>
          <w:sz w:val="22"/>
          <w:szCs w:val="22"/>
        </w:rPr>
      </w:pPr>
    </w:p>
    <w:p w:rsidR="00F45D0D" w:rsidRDefault="00F45D0D" w:rsidP="00F45D0D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Q=CΔV</w:t>
      </w:r>
      <w:r>
        <w:rPr>
          <w:rFonts w:ascii="Georgia" w:hAnsi="Georgia"/>
          <w:sz w:val="22"/>
          <w:szCs w:val="22"/>
        </w:rPr>
        <w:tab/>
      </w:r>
      <w:proofErr w:type="spellStart"/>
      <w:r>
        <w:rPr>
          <w:rFonts w:ascii="Georgia" w:hAnsi="Georgia"/>
          <w:sz w:val="22"/>
          <w:szCs w:val="22"/>
        </w:rPr>
        <w:t>C</w:t>
      </w:r>
      <w:r>
        <w:rPr>
          <w:rFonts w:ascii="Georgia" w:hAnsi="Georgia"/>
          <w:sz w:val="22"/>
          <w:szCs w:val="22"/>
          <w:vertAlign w:val="subscript"/>
        </w:rPr>
        <w:t>κ</w:t>
      </w:r>
      <w:proofErr w:type="spellEnd"/>
      <w:r>
        <w:rPr>
          <w:rFonts w:ascii="Georgia" w:hAnsi="Georgia"/>
          <w:sz w:val="22"/>
          <w:szCs w:val="22"/>
        </w:rPr>
        <w:t>=</w:t>
      </w:r>
      <w:proofErr w:type="spellStart"/>
      <w:r>
        <w:rPr>
          <w:rFonts w:ascii="Georgia" w:hAnsi="Georgia"/>
          <w:sz w:val="22"/>
          <w:szCs w:val="22"/>
        </w:rPr>
        <w:t>κC</w:t>
      </w:r>
      <w:proofErr w:type="spellEnd"/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  <w:t>parallel plate capacitor C=ε</w:t>
      </w:r>
      <w:r>
        <w:rPr>
          <w:rFonts w:ascii="Georgia" w:hAnsi="Georgia"/>
          <w:sz w:val="22"/>
          <w:szCs w:val="22"/>
          <w:vertAlign w:val="subscript"/>
        </w:rPr>
        <w:t>0</w:t>
      </w:r>
      <w:r>
        <w:rPr>
          <w:rFonts w:ascii="Georgia" w:hAnsi="Georgia"/>
          <w:sz w:val="22"/>
          <w:szCs w:val="22"/>
        </w:rPr>
        <w:t xml:space="preserve">A/d       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ΔV</m:t>
        </m:r>
        <m:r>
          <w:rPr>
            <w:rFonts w:ascii="Cambria Math" w:hAnsi="Cambria Math"/>
            <w:sz w:val="22"/>
            <w:szCs w:val="22"/>
          </w:rPr>
          <m:t>=-</m:t>
        </m:r>
        <m:nary>
          <m:naryPr>
            <m:limLoc m:val="subSup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a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b</m:t>
            </m:r>
          </m:sup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e>
            </m:acc>
            <m:r>
              <w:rPr>
                <w:rFonts w:ascii="Cambria Math" w:hAnsi="Cambria Math"/>
                <w:sz w:val="22"/>
                <w:szCs w:val="22"/>
              </w:rPr>
              <m:t>.d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l</m:t>
                </m:r>
              </m:e>
            </m:acc>
          </m:e>
        </m:nary>
      </m:oMath>
    </w:p>
    <w:p w:rsidR="00F45D0D" w:rsidRDefault="00F45D0D" w:rsidP="00F45D0D">
      <w:pPr>
        <w:tabs>
          <w:tab w:val="left" w:pos="630"/>
          <w:tab w:val="left" w:pos="720"/>
        </w:tabs>
        <w:rPr>
          <w:rFonts w:ascii="Georgia" w:hAnsi="Georgia" w:cs="Arial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 </w:t>
      </w:r>
    </w:p>
    <w:p w:rsidR="00F45D0D" w:rsidRDefault="00F45D0D" w:rsidP="00F45D0D">
      <w:pPr>
        <w:pStyle w:val="BodyTextIndent3"/>
        <w:rPr>
          <w:rFonts w:ascii="Georgia" w:hAnsi="Georgia"/>
          <w:color w:val="FF0000"/>
          <w:sz w:val="22"/>
          <w:szCs w:val="22"/>
        </w:rPr>
      </w:pPr>
      <w:proofErr w:type="spellStart"/>
      <w:r>
        <w:rPr>
          <w:rFonts w:ascii="Georgia" w:hAnsi="Georgia"/>
          <w:sz w:val="22"/>
          <w:szCs w:val="22"/>
        </w:rPr>
        <w:t>Φ</w:t>
      </w:r>
      <w:r>
        <w:rPr>
          <w:rFonts w:ascii="Georgia" w:hAnsi="Georgia"/>
          <w:sz w:val="22"/>
          <w:szCs w:val="22"/>
          <w:vertAlign w:val="subscript"/>
        </w:rPr>
        <w:t>e</w:t>
      </w:r>
      <w:proofErr w:type="spellEnd"/>
      <w:r>
        <w:rPr>
          <w:rFonts w:ascii="Georgia" w:hAnsi="Georgia"/>
          <w:sz w:val="22"/>
          <w:szCs w:val="22"/>
        </w:rPr>
        <w:t>=</w:t>
      </w:r>
      <w:proofErr w:type="spellStart"/>
      <w:r>
        <w:rPr>
          <w:rFonts w:ascii="Georgia" w:hAnsi="Georgia"/>
          <w:sz w:val="22"/>
          <w:szCs w:val="22"/>
        </w:rPr>
        <w:t>Q</w:t>
      </w:r>
      <w:r>
        <w:rPr>
          <w:rFonts w:ascii="Georgia" w:hAnsi="Georgia"/>
          <w:sz w:val="22"/>
          <w:szCs w:val="22"/>
          <w:vertAlign w:val="subscript"/>
        </w:rPr>
        <w:t>enc</w:t>
      </w:r>
      <w:proofErr w:type="spellEnd"/>
      <w:r>
        <w:rPr>
          <w:rFonts w:ascii="Georgia" w:hAnsi="Georgia"/>
          <w:sz w:val="22"/>
          <w:szCs w:val="22"/>
        </w:rPr>
        <w:t>/ε</w:t>
      </w:r>
      <w:r>
        <w:rPr>
          <w:rFonts w:ascii="Georgia" w:hAnsi="Georgia"/>
          <w:sz w:val="22"/>
          <w:szCs w:val="22"/>
          <w:vertAlign w:val="subscript"/>
        </w:rPr>
        <w:t xml:space="preserve">0 </w:t>
      </w:r>
      <w:r>
        <w:rPr>
          <w:rFonts w:ascii="Georgia" w:hAnsi="Georgia"/>
          <w:sz w:val="22"/>
          <w:szCs w:val="22"/>
        </w:rPr>
        <w:t xml:space="preserve">    Area of spherical shell = 4πr</w:t>
      </w:r>
      <w:r>
        <w:rPr>
          <w:rFonts w:ascii="Georgia" w:hAnsi="Georgia"/>
          <w:sz w:val="22"/>
          <w:szCs w:val="22"/>
          <w:vertAlign w:val="superscript"/>
        </w:rPr>
        <w:t>2</w:t>
      </w:r>
      <w:proofErr w:type="gramStart"/>
      <w:r>
        <w:rPr>
          <w:rFonts w:ascii="Georgia" w:hAnsi="Georgia"/>
          <w:sz w:val="22"/>
          <w:szCs w:val="22"/>
        </w:rPr>
        <w:t>,  μ</w:t>
      </w:r>
      <w:r>
        <w:rPr>
          <w:rFonts w:ascii="Georgia" w:hAnsi="Georgia"/>
          <w:sz w:val="22"/>
          <w:szCs w:val="22"/>
          <w:vertAlign w:val="subscript"/>
        </w:rPr>
        <w:t>0</w:t>
      </w:r>
      <w:proofErr w:type="gramEnd"/>
      <w:r>
        <w:rPr>
          <w:rFonts w:ascii="Georgia" w:hAnsi="Georgia"/>
          <w:sz w:val="22"/>
          <w:szCs w:val="22"/>
        </w:rPr>
        <w:t>= 4</w:t>
      </w:r>
      <w:r w:rsidRPr="00DE7FAD">
        <w:rPr>
          <w:rFonts w:ascii="Georgia" w:hAnsi="Georgia"/>
          <w:position w:val="-6"/>
          <w:sz w:val="22"/>
          <w:szCs w:val="22"/>
        </w:rPr>
        <w:object w:dxaOrig="210" w:dyaOrig="240">
          <v:shape id="_x0000_i1030" type="#_x0000_t75" style="width:10pt;height:12.5pt" o:ole="">
            <v:imagedata r:id="rId30" o:title=""/>
          </v:shape>
          <o:OLEObject Type="Embed" ProgID="Equation.DSMT4" ShapeID="_x0000_i1030" DrawAspect="Content" ObjectID="_1436841715" r:id="rId31"/>
        </w:object>
      </w:r>
      <w:r>
        <w:rPr>
          <w:rFonts w:ascii="Georgia" w:hAnsi="Georgia"/>
          <w:sz w:val="22"/>
          <w:szCs w:val="22"/>
        </w:rPr>
        <w:t>x10</w:t>
      </w:r>
      <w:r>
        <w:rPr>
          <w:rFonts w:ascii="Georgia" w:hAnsi="Georgia"/>
          <w:sz w:val="22"/>
          <w:szCs w:val="22"/>
          <w:vertAlign w:val="superscript"/>
        </w:rPr>
        <w:t>-7</w:t>
      </w:r>
      <w:r>
        <w:rPr>
          <w:rFonts w:ascii="Georgia" w:hAnsi="Georgia"/>
          <w:sz w:val="22"/>
          <w:szCs w:val="22"/>
        </w:rPr>
        <w:t>,      μ=IA. (</w:t>
      </w:r>
      <w:proofErr w:type="gramStart"/>
      <w:r>
        <w:rPr>
          <w:rFonts w:ascii="Georgia" w:hAnsi="Georgia"/>
          <w:sz w:val="22"/>
          <w:szCs w:val="22"/>
        </w:rPr>
        <w:t>magnetic</w:t>
      </w:r>
      <w:proofErr w:type="gramEnd"/>
      <w:r>
        <w:rPr>
          <w:rFonts w:ascii="Georgia" w:hAnsi="Georgia"/>
          <w:sz w:val="22"/>
          <w:szCs w:val="22"/>
        </w:rPr>
        <w:t xml:space="preserve"> dipole-moment)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3782"/>
        <w:gridCol w:w="3567"/>
      </w:tblGrid>
      <w:tr w:rsidR="00F45D0D" w:rsidTr="00F45D0D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D0D" w:rsidRDefault="00F45D0D">
            <w:pPr>
              <w:pStyle w:val="BodyTextIndent3"/>
              <w:ind w:left="0" w:firstLine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E=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</m:t>
                        </m:r>
                      </m:e>
                      <m:sup/>
                    </m:sSup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 xml:space="preserve">       </m:t>
                </m:r>
              </m:oMath>
            </m:oMathPara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D0D" w:rsidRDefault="00F45D0D">
            <w:pPr>
              <w:pStyle w:val="BodyTextIndent3"/>
              <w:ind w:left="0" w:firstLine="0"/>
              <w:rPr>
                <w:rFonts w:ascii="Georgia" w:hAnsi="Georgia" w:cs="Arial"/>
                <w:bCs/>
                <w:sz w:val="22"/>
                <w:szCs w:val="22"/>
              </w:rPr>
            </w:pPr>
            <w:r>
              <w:rPr>
                <w:rFonts w:ascii="Georgia" w:hAnsi="Georgia" w:cs="Arial"/>
                <w:bCs/>
                <w:sz w:val="22"/>
                <w:szCs w:val="22"/>
              </w:rPr>
              <w:t>field due to an infinite line</w:t>
            </w:r>
          </w:p>
        </w:tc>
      </w:tr>
      <w:tr w:rsidR="00F45D0D" w:rsidTr="00F45D0D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D0D" w:rsidRDefault="00F45D0D">
            <w:pPr>
              <w:pStyle w:val="BodyTextIndent3"/>
              <w:ind w:left="0" w:firstLine="0"/>
              <w:rPr>
                <w:rFonts w:ascii="Georgia" w:hAnsi="Georgia" w:cs="Arial"/>
                <w:b/>
                <w:bCs/>
                <w:sz w:val="22"/>
                <w:szCs w:val="22"/>
                <w:lang w:val="en-CA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E=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D0D" w:rsidRDefault="00F45D0D">
            <w:pPr>
              <w:pStyle w:val="BodyTextIndent3"/>
              <w:ind w:left="0" w:firstLine="0"/>
              <w:rPr>
                <w:rFonts w:ascii="Georgia" w:hAnsi="Georgia" w:cs="Arial"/>
                <w:bCs/>
                <w:sz w:val="22"/>
                <w:szCs w:val="22"/>
              </w:rPr>
            </w:pPr>
            <w:r>
              <w:rPr>
                <w:rFonts w:ascii="Georgia" w:hAnsi="Georgia" w:cs="Arial"/>
                <w:bCs/>
                <w:sz w:val="22"/>
                <w:szCs w:val="22"/>
              </w:rPr>
              <w:t>field due to an infinite plane</w:t>
            </w:r>
          </w:p>
        </w:tc>
      </w:tr>
      <w:tr w:rsidR="00F45D0D" w:rsidTr="00F45D0D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D0D" w:rsidRDefault="00A324CF">
            <w:pPr>
              <w:pStyle w:val="BodyTextIndent3"/>
              <w:ind w:left="0" w:firstLine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CA"/>
                      </w:rPr>
                      <m:t>4π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CA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CA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q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e>
                </m:acc>
                <m:r>
                  <w:rPr>
                    <w:rFonts w:ascii="Cambria Math" w:hAnsi="Cambria Math"/>
                    <w:sz w:val="22"/>
                    <w:szCs w:val="22"/>
                  </w:rPr>
                  <m:t xml:space="preserve">× 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  <w:sz w:val="22"/>
                    <w:szCs w:val="22"/>
                  </w:rPr>
                  <m:t xml:space="preserve">   </m:t>
                </m:r>
              </m:oMath>
            </m:oMathPara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D0D" w:rsidRDefault="00F45D0D">
            <w:pPr>
              <w:pStyle w:val="BodyTextIndent3"/>
              <w:ind w:left="0" w:firstLine="0"/>
              <w:rPr>
                <w:rFonts w:ascii="Georgia" w:hAnsi="Georgia" w:cs="Arial"/>
                <w:bCs/>
                <w:sz w:val="22"/>
                <w:szCs w:val="22"/>
              </w:rPr>
            </w:pPr>
            <w:proofErr w:type="spellStart"/>
            <w:r>
              <w:rPr>
                <w:rFonts w:ascii="Georgia" w:hAnsi="Georgia" w:cs="Arial"/>
                <w:bCs/>
                <w:sz w:val="22"/>
                <w:szCs w:val="22"/>
              </w:rPr>
              <w:t>Biot-Savart</w:t>
            </w:r>
            <w:proofErr w:type="spellEnd"/>
            <w:r>
              <w:rPr>
                <w:rFonts w:ascii="Georgia" w:hAnsi="Georgia" w:cs="Arial"/>
                <w:bCs/>
                <w:sz w:val="22"/>
                <w:szCs w:val="22"/>
              </w:rPr>
              <w:t xml:space="preserve"> Law</w:t>
            </w:r>
          </w:p>
        </w:tc>
      </w:tr>
      <w:tr w:rsidR="00F45D0D" w:rsidTr="00F45D0D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0D" w:rsidRDefault="00F45D0D">
            <w:pPr>
              <w:pStyle w:val="BodyTextIndent3"/>
              <w:ind w:left="0" w:firstLine="0"/>
              <w:rPr>
                <w:rFonts w:ascii="Georgia" w:hAnsi="Georgia"/>
                <w:position w:val="-6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 xml:space="preserve">  e= </m:t>
                </m:r>
                <m:nary>
                  <m:naryPr>
                    <m:chr m:val="∮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/>
                  <m:sup/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</m:ac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.d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</m:t>
                        </m:r>
                      </m:e>
                    </m:acc>
                  </m:e>
                </m:nary>
                <m:r>
                  <w:rPr>
                    <w:rFonts w:ascii="Cambria Math" w:hAnsi="Cambria Math"/>
                    <w:sz w:val="22"/>
                    <w:szCs w:val="22"/>
                  </w:rPr>
                  <m:t xml:space="preserve">=-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 xml:space="preserve"> </m:t>
                </m:r>
                <m:nary>
                  <m:naryPr>
                    <m:chr m:val="∮"/>
                    <m:limLoc m:val="subSup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sub>
                  <m:sup/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.d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</m:t>
                        </m:r>
                      </m:e>
                    </m:acc>
                  </m:e>
                </m:nary>
              </m:oMath>
            </m:oMathPara>
          </w:p>
          <w:p w:rsidR="00F45D0D" w:rsidRDefault="00F45D0D">
            <w:pPr>
              <w:pStyle w:val="BodyTextIndent3"/>
              <w:ind w:left="0" w:firstLine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D0D" w:rsidRDefault="00F45D0D">
            <w:pPr>
              <w:pStyle w:val="BodyTextIndent3"/>
              <w:ind w:left="0" w:firstLine="0"/>
              <w:rPr>
                <w:rFonts w:ascii="Georgia" w:hAnsi="Georgia" w:cs="Arial"/>
                <w:bCs/>
                <w:sz w:val="22"/>
                <w:szCs w:val="22"/>
              </w:rPr>
            </w:pPr>
            <w:r>
              <w:rPr>
                <w:rFonts w:ascii="Georgia" w:hAnsi="Georgia" w:cs="Arial"/>
                <w:bCs/>
                <w:sz w:val="22"/>
                <w:szCs w:val="22"/>
              </w:rPr>
              <w:t xml:space="preserve">Induced </w:t>
            </w:r>
            <w:proofErr w:type="spellStart"/>
            <w:r>
              <w:rPr>
                <w:rFonts w:ascii="Georgia" w:hAnsi="Georgia" w:cs="Arial"/>
                <w:bCs/>
                <w:sz w:val="22"/>
                <w:szCs w:val="22"/>
              </w:rPr>
              <w:t>emf</w:t>
            </w:r>
            <w:proofErr w:type="spellEnd"/>
          </w:p>
        </w:tc>
      </w:tr>
      <w:tr w:rsidR="00F45D0D" w:rsidTr="00F45D0D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D0D" w:rsidRDefault="00F45D0D">
            <w:pPr>
              <w:pStyle w:val="BodyTextIndent3"/>
              <w:ind w:left="0" w:firstLine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e=-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dλ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=-N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dt</m:t>
                    </m:r>
                  </m:den>
                </m:f>
              </m:oMath>
            </m:oMathPara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D0D" w:rsidRDefault="00F45D0D">
            <w:pPr>
              <w:pStyle w:val="BodyTextIndent3"/>
              <w:ind w:left="0" w:firstLine="0"/>
              <w:rPr>
                <w:rFonts w:ascii="Georgia" w:hAnsi="Georgia" w:cs="Arial"/>
                <w:bCs/>
                <w:sz w:val="22"/>
                <w:szCs w:val="22"/>
              </w:rPr>
            </w:pPr>
            <w:r>
              <w:rPr>
                <w:rFonts w:ascii="Georgia" w:hAnsi="Georgia" w:cs="Arial"/>
                <w:bCs/>
                <w:sz w:val="22"/>
                <w:szCs w:val="22"/>
              </w:rPr>
              <w:t xml:space="preserve">Induced </w:t>
            </w:r>
            <w:proofErr w:type="spellStart"/>
            <w:r>
              <w:rPr>
                <w:rFonts w:ascii="Georgia" w:hAnsi="Georgia" w:cs="Arial"/>
                <w:bCs/>
                <w:sz w:val="22"/>
                <w:szCs w:val="22"/>
              </w:rPr>
              <w:t>emf</w:t>
            </w:r>
            <w:proofErr w:type="spellEnd"/>
          </w:p>
        </w:tc>
      </w:tr>
    </w:tbl>
    <w:p w:rsidR="00F45D0D" w:rsidRDefault="00F45D0D" w:rsidP="00F45D0D">
      <w:pPr>
        <w:tabs>
          <w:tab w:val="left" w:pos="7260"/>
        </w:tabs>
        <w:rPr>
          <w:rFonts w:ascii="Georgia" w:hAnsi="Georgia"/>
          <w:sz w:val="22"/>
          <w:szCs w:val="22"/>
        </w:rPr>
      </w:pPr>
    </w:p>
    <w:p w:rsidR="00F45D0D" w:rsidRDefault="00F45D0D" w:rsidP="00F45D0D">
      <w:pPr>
        <w:tabs>
          <w:tab w:val="left" w:pos="7260"/>
        </w:tabs>
        <w:rPr>
          <w:rFonts w:ascii="Georgia" w:hAnsi="Georgia"/>
        </w:rPr>
      </w:pPr>
      <w:r>
        <w:rPr>
          <w:rFonts w:ascii="Georgia" w:hAnsi="Georgia"/>
          <w:noProof/>
          <w:lang w:val="en-CA" w:eastAsia="en-CA"/>
        </w:rPr>
        <w:drawing>
          <wp:inline distT="0" distB="0" distL="0" distR="0" wp14:anchorId="0E1A93F1" wp14:editId="2CAA34BB">
            <wp:extent cx="5284470" cy="52101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D0D" w:rsidRDefault="00F45D0D" w:rsidP="00F45D0D">
      <w:pPr>
        <w:tabs>
          <w:tab w:val="left" w:pos="7260"/>
        </w:tabs>
        <w:rPr>
          <w:rFonts w:ascii="Georgia" w:hAnsi="Georgia"/>
        </w:rPr>
      </w:pPr>
    </w:p>
    <w:p w:rsidR="00F45D0D" w:rsidRDefault="00F45D0D" w:rsidP="00F45D0D">
      <w:pPr>
        <w:tabs>
          <w:tab w:val="left" w:pos="7260"/>
        </w:tabs>
        <w:rPr>
          <w:rFonts w:ascii="Georgia" w:hAnsi="Georgia"/>
        </w:rPr>
      </w:pPr>
    </w:p>
    <w:p w:rsidR="00DE50C7" w:rsidRDefault="00DE50C7" w:rsidP="00DE50C7">
      <w:pPr>
        <w:tabs>
          <w:tab w:val="left" w:pos="7260"/>
        </w:tabs>
      </w:pPr>
    </w:p>
    <w:p w:rsidR="00585C8C" w:rsidRDefault="00585C8C" w:rsidP="00DE50C7">
      <w:pPr>
        <w:tabs>
          <w:tab w:val="left" w:pos="7260"/>
        </w:tabs>
      </w:pPr>
    </w:p>
    <w:p w:rsidR="00585C8C" w:rsidRDefault="00585C8C" w:rsidP="00DE50C7">
      <w:pPr>
        <w:tabs>
          <w:tab w:val="left" w:pos="7260"/>
        </w:tabs>
      </w:pPr>
    </w:p>
    <w:p w:rsidR="00585C8C" w:rsidRDefault="00585C8C" w:rsidP="00DE50C7">
      <w:pPr>
        <w:tabs>
          <w:tab w:val="left" w:pos="7260"/>
        </w:tabs>
      </w:pPr>
    </w:p>
    <w:p w:rsidR="00585C8C" w:rsidRDefault="00585C8C" w:rsidP="00DE50C7">
      <w:pPr>
        <w:tabs>
          <w:tab w:val="left" w:pos="7260"/>
        </w:tabs>
      </w:pPr>
    </w:p>
    <w:sectPr w:rsidR="00585C8C" w:rsidSect="0020083E">
      <w:headerReference w:type="default" r:id="rId33"/>
      <w:footerReference w:type="even" r:id="rId34"/>
      <w:footerReference w:type="default" r:id="rId35"/>
      <w:pgSz w:w="12242" w:h="20163" w:code="5"/>
      <w:pgMar w:top="1440" w:right="1264" w:bottom="1440" w:left="153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24CF" w:rsidRDefault="00A324CF">
      <w:r>
        <w:separator/>
      </w:r>
    </w:p>
  </w:endnote>
  <w:endnote w:type="continuationSeparator" w:id="0">
    <w:p w:rsidR="00A324CF" w:rsidRDefault="00A32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7954" w:rsidRDefault="004D7954" w:rsidP="009362D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D7954" w:rsidRDefault="004D7954" w:rsidP="0024222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7954" w:rsidRDefault="004D7954" w:rsidP="0024222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24CF" w:rsidRDefault="00A324CF">
      <w:r>
        <w:separator/>
      </w:r>
    </w:p>
  </w:footnote>
  <w:footnote w:type="continuationSeparator" w:id="0">
    <w:p w:rsidR="00A324CF" w:rsidRDefault="00A324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7954" w:rsidRDefault="004D7954" w:rsidP="00FF4AFB">
    <w:pPr>
      <w:pStyle w:val="Header"/>
      <w:pBdr>
        <w:bottom w:val="single" w:sz="12" w:space="1" w:color="auto"/>
      </w:pBdr>
      <w:rPr>
        <w:rStyle w:val="PageNumber"/>
      </w:rPr>
    </w:pPr>
    <w:r>
      <w:rPr>
        <w:b/>
      </w:rPr>
      <w:t>ECE 106 Final Winter 2013</w:t>
    </w:r>
    <w:r>
      <w:rPr>
        <w:b/>
      </w:rPr>
      <w:tab/>
    </w:r>
    <w:r>
      <w:rPr>
        <w:b/>
      </w:rPr>
      <w:tab/>
      <w:t xml:space="preserve">Page </w:t>
    </w:r>
    <w:r w:rsidRPr="0024222D">
      <w:rPr>
        <w:rStyle w:val="PageNumber"/>
        <w:b/>
      </w:rPr>
      <w:fldChar w:fldCharType="begin"/>
    </w:r>
    <w:r w:rsidRPr="0024222D">
      <w:rPr>
        <w:rStyle w:val="PageNumber"/>
        <w:b/>
      </w:rPr>
      <w:instrText xml:space="preserve"> PAGE </w:instrText>
    </w:r>
    <w:r w:rsidRPr="0024222D">
      <w:rPr>
        <w:rStyle w:val="PageNumber"/>
        <w:b/>
      </w:rPr>
      <w:fldChar w:fldCharType="separate"/>
    </w:r>
    <w:r w:rsidR="00683C13">
      <w:rPr>
        <w:rStyle w:val="PageNumber"/>
        <w:b/>
        <w:noProof/>
      </w:rPr>
      <w:t>7</w:t>
    </w:r>
    <w:r w:rsidRPr="0024222D">
      <w:rPr>
        <w:rStyle w:val="PageNumber"/>
        <w:b/>
      </w:rPr>
      <w:fldChar w:fldCharType="end"/>
    </w:r>
    <w:r w:rsidRPr="0024222D">
      <w:rPr>
        <w:rStyle w:val="PageNumber"/>
        <w:b/>
      </w:rPr>
      <w:t xml:space="preserve"> of </w:t>
    </w:r>
    <w:r>
      <w:rPr>
        <w:rStyle w:val="PageNumber"/>
        <w:b/>
      </w:rPr>
      <w:t>8</w:t>
    </w:r>
  </w:p>
  <w:p w:rsidR="004D7954" w:rsidRPr="0024222D" w:rsidRDefault="004D7954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35.2pt;height:21.75pt;visibility:visible;mso-wrap-style:square" o:bullet="t">
        <v:imagedata r:id="rId1" o:title=""/>
      </v:shape>
    </w:pict>
  </w:numPicBullet>
  <w:numPicBullet w:numPicBulletId="1">
    <w:pict>
      <v:shape id="_x0000_i1039" type="#_x0000_t75" style="width:18.75pt;height:22.6pt;visibility:visible;mso-wrap-style:square" o:bullet="t">
        <v:imagedata r:id="rId2" o:title=""/>
      </v:shape>
    </w:pict>
  </w:numPicBullet>
  <w:numPicBullet w:numPicBulletId="2">
    <w:pict>
      <v:shape id="_x0000_i1040" type="#_x0000_t75" style="width:30.1pt;height:21.75pt;visibility:visible;mso-wrap-style:square" o:bullet="t">
        <v:imagedata r:id="rId3" o:title=""/>
      </v:shape>
    </w:pict>
  </w:numPicBullet>
  <w:numPicBullet w:numPicBulletId="3">
    <w:pict>
      <v:shape id="_x0000_i1041" type="#_x0000_t75" style="width:19.5pt;height:22.15pt;visibility:visible;mso-wrap-style:square" o:bullet="t">
        <v:imagedata r:id="rId4" o:title=""/>
      </v:shape>
    </w:pict>
  </w:numPicBullet>
  <w:numPicBullet w:numPicBulletId="4">
    <w:pict>
      <v:shape id="_x0000_i1042" type="#_x0000_t75" style="width:322.85pt;height:191pt;visibility:visible;mso-wrap-style:square" o:bullet="t">
        <v:imagedata r:id="rId5" o:title=""/>
      </v:shape>
    </w:pict>
  </w:numPicBullet>
  <w:numPicBullet w:numPicBulletId="5">
    <w:pict>
      <v:shape id="_x0000_i1043" type="#_x0000_t75" style="width:51.05pt;height:10.5pt;visibility:visible;mso-wrap-style:square" o:bullet="t">
        <v:imagedata r:id="rId6" o:title=""/>
      </v:shape>
    </w:pict>
  </w:numPicBullet>
  <w:abstractNum w:abstractNumId="0">
    <w:nsid w:val="00172D7A"/>
    <w:multiLevelType w:val="hybridMultilevel"/>
    <w:tmpl w:val="8ADA54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64083"/>
    <w:multiLevelType w:val="hybridMultilevel"/>
    <w:tmpl w:val="397A8B8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FB1076"/>
    <w:multiLevelType w:val="hybridMultilevel"/>
    <w:tmpl w:val="CDA261B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126D91"/>
    <w:multiLevelType w:val="hybridMultilevel"/>
    <w:tmpl w:val="3DC06852"/>
    <w:lvl w:ilvl="0" w:tplc="FACE5346">
      <w:start w:val="2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0E4763AE"/>
    <w:multiLevelType w:val="hybridMultilevel"/>
    <w:tmpl w:val="4C0A7428"/>
    <w:lvl w:ilvl="0" w:tplc="96DAA6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29736F"/>
    <w:multiLevelType w:val="hybridMultilevel"/>
    <w:tmpl w:val="5CA8F358"/>
    <w:lvl w:ilvl="0" w:tplc="10090019">
      <w:start w:val="1"/>
      <w:numFmt w:val="lowerLetter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BF7E71"/>
    <w:multiLevelType w:val="hybridMultilevel"/>
    <w:tmpl w:val="3F724C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DC5CBA"/>
    <w:multiLevelType w:val="hybridMultilevel"/>
    <w:tmpl w:val="80AA9E06"/>
    <w:lvl w:ilvl="0" w:tplc="1009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3E40EA"/>
    <w:multiLevelType w:val="hybridMultilevel"/>
    <w:tmpl w:val="4EEC05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574253"/>
    <w:multiLevelType w:val="hybridMultilevel"/>
    <w:tmpl w:val="7E760314"/>
    <w:lvl w:ilvl="0" w:tplc="53AEB72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54C5B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78C73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98A1F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ECA4C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3729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8ED3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0279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7DAF8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nsid w:val="2CEC0296"/>
    <w:multiLevelType w:val="hybridMultilevel"/>
    <w:tmpl w:val="851E3CB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A6207E"/>
    <w:multiLevelType w:val="hybridMultilevel"/>
    <w:tmpl w:val="59EAE1D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892F7A"/>
    <w:multiLevelType w:val="hybridMultilevel"/>
    <w:tmpl w:val="DC1A510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D6489E"/>
    <w:multiLevelType w:val="hybridMultilevel"/>
    <w:tmpl w:val="0774412E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577834"/>
    <w:multiLevelType w:val="hybridMultilevel"/>
    <w:tmpl w:val="8F5065C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2A0A8B"/>
    <w:multiLevelType w:val="hybridMultilevel"/>
    <w:tmpl w:val="5ADAE2E0"/>
    <w:lvl w:ilvl="0" w:tplc="765C0AFA">
      <w:start w:val="3"/>
      <w:numFmt w:val="lowerLetter"/>
      <w:lvlText w:val="%1)"/>
      <w:lvlJc w:val="left"/>
      <w:pPr>
        <w:ind w:left="644" w:hanging="360"/>
      </w:pPr>
      <w:rPr>
        <w:rFonts w:ascii="Times New Roman" w:hAnsi="Times New Roman" w:hint="default"/>
        <w:b w:val="0"/>
        <w:color w:val="000000"/>
        <w:sz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9A19B9"/>
    <w:multiLevelType w:val="hybridMultilevel"/>
    <w:tmpl w:val="81029A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615EBA"/>
    <w:multiLevelType w:val="hybridMultilevel"/>
    <w:tmpl w:val="B1CA40C4"/>
    <w:lvl w:ilvl="0" w:tplc="18E687A2">
      <w:start w:val="3"/>
      <w:numFmt w:val="bullet"/>
      <w:lvlText w:val="-"/>
      <w:lvlJc w:val="left"/>
      <w:pPr>
        <w:ind w:left="720" w:hanging="360"/>
      </w:pPr>
      <w:rPr>
        <w:rFonts w:ascii="Times-Roman" w:eastAsia="Times New Roman" w:hAnsi="Times-Roman" w:cs="Times-Roman" w:hint="default"/>
      </w:rPr>
    </w:lvl>
    <w:lvl w:ilvl="1" w:tplc="10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AC070F"/>
    <w:multiLevelType w:val="hybridMultilevel"/>
    <w:tmpl w:val="5846D2D6"/>
    <w:lvl w:ilvl="0" w:tplc="73B0A1F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8662B25"/>
    <w:multiLevelType w:val="hybridMultilevel"/>
    <w:tmpl w:val="48BA9DAC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0171A9"/>
    <w:multiLevelType w:val="hybridMultilevel"/>
    <w:tmpl w:val="79923A08"/>
    <w:lvl w:ilvl="0" w:tplc="10090017">
      <w:start w:val="3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BFF348B"/>
    <w:multiLevelType w:val="hybridMultilevel"/>
    <w:tmpl w:val="4832F2CC"/>
    <w:lvl w:ilvl="0" w:tplc="B590023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1446112"/>
    <w:multiLevelType w:val="hybridMultilevel"/>
    <w:tmpl w:val="7BD0542E"/>
    <w:lvl w:ilvl="0" w:tplc="D91CB05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17A79A3"/>
    <w:multiLevelType w:val="hybridMultilevel"/>
    <w:tmpl w:val="38547932"/>
    <w:lvl w:ilvl="0" w:tplc="04090017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52FB2389"/>
    <w:multiLevelType w:val="hybridMultilevel"/>
    <w:tmpl w:val="7AEAD37E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33C744F"/>
    <w:multiLevelType w:val="hybridMultilevel"/>
    <w:tmpl w:val="27B4794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3C7517D"/>
    <w:multiLevelType w:val="hybridMultilevel"/>
    <w:tmpl w:val="5E60F470"/>
    <w:lvl w:ilvl="0" w:tplc="04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54B6057"/>
    <w:multiLevelType w:val="hybridMultilevel"/>
    <w:tmpl w:val="1D98AE68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7EF421D"/>
    <w:multiLevelType w:val="hybridMultilevel"/>
    <w:tmpl w:val="1400AE56"/>
    <w:lvl w:ilvl="0" w:tplc="C96CED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5037C42"/>
    <w:multiLevelType w:val="hybridMultilevel"/>
    <w:tmpl w:val="C86C76BC"/>
    <w:lvl w:ilvl="0" w:tplc="10090017">
      <w:start w:val="2"/>
      <w:numFmt w:val="lowerLetter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CE325B"/>
    <w:multiLevelType w:val="hybridMultilevel"/>
    <w:tmpl w:val="46262026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>
    <w:nsid w:val="66F636DC"/>
    <w:multiLevelType w:val="hybridMultilevel"/>
    <w:tmpl w:val="45CE456E"/>
    <w:lvl w:ilvl="0" w:tplc="9C5624C6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2">
    <w:nsid w:val="6B3C2E93"/>
    <w:multiLevelType w:val="hybridMultilevel"/>
    <w:tmpl w:val="DD161482"/>
    <w:lvl w:ilvl="0" w:tplc="0428CB7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9956A0"/>
    <w:multiLevelType w:val="hybridMultilevel"/>
    <w:tmpl w:val="A7889FB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EED445D"/>
    <w:multiLevelType w:val="hybridMultilevel"/>
    <w:tmpl w:val="EAC06CA6"/>
    <w:lvl w:ilvl="0" w:tplc="2CA629A2">
      <w:start w:val="1"/>
      <w:numFmt w:val="lowerLetter"/>
      <w:lvlText w:val="%1)"/>
      <w:lvlJc w:val="left"/>
      <w:pPr>
        <w:ind w:left="644" w:hanging="360"/>
      </w:pPr>
      <w:rPr>
        <w:rFonts w:ascii="Times New Roman" w:hAnsi="Times New Roman" w:hint="default"/>
        <w:b w:val="0"/>
        <w:color w:val="000000"/>
        <w:sz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3124E33"/>
    <w:multiLevelType w:val="hybridMultilevel"/>
    <w:tmpl w:val="320AF1E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7B2351E"/>
    <w:multiLevelType w:val="hybridMultilevel"/>
    <w:tmpl w:val="D85856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EFF4BAD"/>
    <w:multiLevelType w:val="hybridMultilevel"/>
    <w:tmpl w:val="380A4322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7"/>
  </w:num>
  <w:num w:numId="3">
    <w:abstractNumId w:val="6"/>
  </w:num>
  <w:num w:numId="4">
    <w:abstractNumId w:val="21"/>
  </w:num>
  <w:num w:numId="5">
    <w:abstractNumId w:val="2"/>
  </w:num>
  <w:num w:numId="6">
    <w:abstractNumId w:val="17"/>
  </w:num>
  <w:num w:numId="7">
    <w:abstractNumId w:val="35"/>
  </w:num>
  <w:num w:numId="8">
    <w:abstractNumId w:val="10"/>
  </w:num>
  <w:num w:numId="9">
    <w:abstractNumId w:val="4"/>
  </w:num>
  <w:num w:numId="10">
    <w:abstractNumId w:val="28"/>
  </w:num>
  <w:num w:numId="11">
    <w:abstractNumId w:val="3"/>
  </w:num>
  <w:num w:numId="12">
    <w:abstractNumId w:val="14"/>
  </w:num>
  <w:num w:numId="13">
    <w:abstractNumId w:val="37"/>
  </w:num>
  <w:num w:numId="14">
    <w:abstractNumId w:val="25"/>
  </w:num>
  <w:num w:numId="15">
    <w:abstractNumId w:val="16"/>
  </w:num>
  <w:num w:numId="16">
    <w:abstractNumId w:val="8"/>
  </w:num>
  <w:num w:numId="17">
    <w:abstractNumId w:val="0"/>
  </w:num>
  <w:num w:numId="18">
    <w:abstractNumId w:val="32"/>
  </w:num>
  <w:num w:numId="19">
    <w:abstractNumId w:val="30"/>
  </w:num>
  <w:num w:numId="20">
    <w:abstractNumId w:val="31"/>
  </w:num>
  <w:num w:numId="21">
    <w:abstractNumId w:val="18"/>
  </w:num>
  <w:num w:numId="22">
    <w:abstractNumId w:val="1"/>
  </w:num>
  <w:num w:numId="23">
    <w:abstractNumId w:val="26"/>
  </w:num>
  <w:num w:numId="24">
    <w:abstractNumId w:val="7"/>
  </w:num>
  <w:num w:numId="25">
    <w:abstractNumId w:val="24"/>
  </w:num>
  <w:num w:numId="26">
    <w:abstractNumId w:val="20"/>
  </w:num>
  <w:num w:numId="27">
    <w:abstractNumId w:val="5"/>
  </w:num>
  <w:num w:numId="28">
    <w:abstractNumId w:val="36"/>
  </w:num>
  <w:num w:numId="29">
    <w:abstractNumId w:val="23"/>
  </w:num>
  <w:num w:numId="30">
    <w:abstractNumId w:val="13"/>
  </w:num>
  <w:num w:numId="31">
    <w:abstractNumId w:val="11"/>
  </w:num>
  <w:num w:numId="32">
    <w:abstractNumId w:val="12"/>
  </w:num>
  <w:num w:numId="33">
    <w:abstractNumId w:val="19"/>
  </w:num>
  <w:num w:numId="34">
    <w:abstractNumId w:val="9"/>
  </w:num>
  <w:num w:numId="35">
    <w:abstractNumId w:val="22"/>
  </w:num>
  <w:num w:numId="36">
    <w:abstractNumId w:val="29"/>
  </w:num>
  <w:num w:numId="37">
    <w:abstractNumId w:val="34"/>
  </w:num>
  <w:num w:numId="38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3AD"/>
    <w:rsid w:val="0000099B"/>
    <w:rsid w:val="00000DAA"/>
    <w:rsid w:val="000018F3"/>
    <w:rsid w:val="00001943"/>
    <w:rsid w:val="00003FDC"/>
    <w:rsid w:val="000067FB"/>
    <w:rsid w:val="000124AD"/>
    <w:rsid w:val="000124B3"/>
    <w:rsid w:val="000131F9"/>
    <w:rsid w:val="000252A8"/>
    <w:rsid w:val="00031430"/>
    <w:rsid w:val="00033AD4"/>
    <w:rsid w:val="0003472C"/>
    <w:rsid w:val="00040C68"/>
    <w:rsid w:val="00045742"/>
    <w:rsid w:val="00051655"/>
    <w:rsid w:val="00055817"/>
    <w:rsid w:val="00063E16"/>
    <w:rsid w:val="0006656B"/>
    <w:rsid w:val="00066BC8"/>
    <w:rsid w:val="000718DB"/>
    <w:rsid w:val="00072299"/>
    <w:rsid w:val="00074ECE"/>
    <w:rsid w:val="00076CF3"/>
    <w:rsid w:val="00082E2D"/>
    <w:rsid w:val="00090CA9"/>
    <w:rsid w:val="00094B53"/>
    <w:rsid w:val="00095523"/>
    <w:rsid w:val="000A0664"/>
    <w:rsid w:val="000A185C"/>
    <w:rsid w:val="000A6588"/>
    <w:rsid w:val="000A675E"/>
    <w:rsid w:val="000A6F2C"/>
    <w:rsid w:val="000B191D"/>
    <w:rsid w:val="000C5A2C"/>
    <w:rsid w:val="000C6842"/>
    <w:rsid w:val="000C792F"/>
    <w:rsid w:val="000C7AA0"/>
    <w:rsid w:val="000D37D9"/>
    <w:rsid w:val="000D6AAC"/>
    <w:rsid w:val="000E373C"/>
    <w:rsid w:val="000F09BD"/>
    <w:rsid w:val="000F1E4B"/>
    <w:rsid w:val="000F1E6B"/>
    <w:rsid w:val="000F2EC5"/>
    <w:rsid w:val="000F51C1"/>
    <w:rsid w:val="000F77D8"/>
    <w:rsid w:val="00101C35"/>
    <w:rsid w:val="00104088"/>
    <w:rsid w:val="00111DA0"/>
    <w:rsid w:val="00115A52"/>
    <w:rsid w:val="00116C55"/>
    <w:rsid w:val="00116FF9"/>
    <w:rsid w:val="001170C1"/>
    <w:rsid w:val="00121F28"/>
    <w:rsid w:val="00124535"/>
    <w:rsid w:val="0012578A"/>
    <w:rsid w:val="00125D8C"/>
    <w:rsid w:val="00127EE8"/>
    <w:rsid w:val="001364D7"/>
    <w:rsid w:val="00136AA0"/>
    <w:rsid w:val="001419F4"/>
    <w:rsid w:val="00143C0A"/>
    <w:rsid w:val="00144A82"/>
    <w:rsid w:val="0015447D"/>
    <w:rsid w:val="00154C14"/>
    <w:rsid w:val="00156192"/>
    <w:rsid w:val="00161C79"/>
    <w:rsid w:val="001653CB"/>
    <w:rsid w:val="00172AD1"/>
    <w:rsid w:val="00172D8B"/>
    <w:rsid w:val="00173E91"/>
    <w:rsid w:val="001744CF"/>
    <w:rsid w:val="001757BE"/>
    <w:rsid w:val="0017628F"/>
    <w:rsid w:val="001762CB"/>
    <w:rsid w:val="00177B92"/>
    <w:rsid w:val="001811C5"/>
    <w:rsid w:val="001811DB"/>
    <w:rsid w:val="00183493"/>
    <w:rsid w:val="00184C7F"/>
    <w:rsid w:val="00185B74"/>
    <w:rsid w:val="0019531A"/>
    <w:rsid w:val="001A4214"/>
    <w:rsid w:val="001A4941"/>
    <w:rsid w:val="001A5877"/>
    <w:rsid w:val="001A7C0C"/>
    <w:rsid w:val="001B055E"/>
    <w:rsid w:val="001B17CE"/>
    <w:rsid w:val="001B2EAB"/>
    <w:rsid w:val="001B556D"/>
    <w:rsid w:val="001C1680"/>
    <w:rsid w:val="001C47FE"/>
    <w:rsid w:val="001C51BD"/>
    <w:rsid w:val="001C65D6"/>
    <w:rsid w:val="001C739B"/>
    <w:rsid w:val="001D4DA4"/>
    <w:rsid w:val="001D598F"/>
    <w:rsid w:val="001D79D1"/>
    <w:rsid w:val="001F3C0D"/>
    <w:rsid w:val="001F4923"/>
    <w:rsid w:val="001F4E0C"/>
    <w:rsid w:val="0020083E"/>
    <w:rsid w:val="0020473C"/>
    <w:rsid w:val="00205F4F"/>
    <w:rsid w:val="002063D7"/>
    <w:rsid w:val="0021156D"/>
    <w:rsid w:val="00212F17"/>
    <w:rsid w:val="00216240"/>
    <w:rsid w:val="002167E0"/>
    <w:rsid w:val="00222018"/>
    <w:rsid w:val="00222977"/>
    <w:rsid w:val="002233F7"/>
    <w:rsid w:val="00224CC5"/>
    <w:rsid w:val="0023130D"/>
    <w:rsid w:val="00232605"/>
    <w:rsid w:val="0024222D"/>
    <w:rsid w:val="00242CA2"/>
    <w:rsid w:val="0024707A"/>
    <w:rsid w:val="00253B5F"/>
    <w:rsid w:val="002565FE"/>
    <w:rsid w:val="00257D6D"/>
    <w:rsid w:val="00260B67"/>
    <w:rsid w:val="00265493"/>
    <w:rsid w:val="00266B6F"/>
    <w:rsid w:val="0027238F"/>
    <w:rsid w:val="002747DD"/>
    <w:rsid w:val="00281135"/>
    <w:rsid w:val="0028330C"/>
    <w:rsid w:val="002834F6"/>
    <w:rsid w:val="00284043"/>
    <w:rsid w:val="00286483"/>
    <w:rsid w:val="00291811"/>
    <w:rsid w:val="00295F3E"/>
    <w:rsid w:val="0029687E"/>
    <w:rsid w:val="00296CB7"/>
    <w:rsid w:val="002A2A09"/>
    <w:rsid w:val="002A755D"/>
    <w:rsid w:val="002A7E72"/>
    <w:rsid w:val="002A7F62"/>
    <w:rsid w:val="002B3422"/>
    <w:rsid w:val="002B47F1"/>
    <w:rsid w:val="002C2E80"/>
    <w:rsid w:val="002C2EEC"/>
    <w:rsid w:val="002C73BD"/>
    <w:rsid w:val="002C7B3D"/>
    <w:rsid w:val="002D06FA"/>
    <w:rsid w:val="002D0E56"/>
    <w:rsid w:val="002D67C4"/>
    <w:rsid w:val="002D7A64"/>
    <w:rsid w:val="002E41C2"/>
    <w:rsid w:val="002F0631"/>
    <w:rsid w:val="002F1EC7"/>
    <w:rsid w:val="002F1FA1"/>
    <w:rsid w:val="002F4508"/>
    <w:rsid w:val="00300F38"/>
    <w:rsid w:val="00304E90"/>
    <w:rsid w:val="00304F24"/>
    <w:rsid w:val="003051D6"/>
    <w:rsid w:val="00314A49"/>
    <w:rsid w:val="00315BB8"/>
    <w:rsid w:val="003207DF"/>
    <w:rsid w:val="00322E40"/>
    <w:rsid w:val="0032393D"/>
    <w:rsid w:val="00323EFA"/>
    <w:rsid w:val="00327B8A"/>
    <w:rsid w:val="0033018F"/>
    <w:rsid w:val="00336CEB"/>
    <w:rsid w:val="003405E6"/>
    <w:rsid w:val="003556C5"/>
    <w:rsid w:val="003604C3"/>
    <w:rsid w:val="00362CCB"/>
    <w:rsid w:val="003646E0"/>
    <w:rsid w:val="00364ABA"/>
    <w:rsid w:val="00364C52"/>
    <w:rsid w:val="003676ED"/>
    <w:rsid w:val="00370E03"/>
    <w:rsid w:val="0037282E"/>
    <w:rsid w:val="00372B7D"/>
    <w:rsid w:val="003810C8"/>
    <w:rsid w:val="00383E28"/>
    <w:rsid w:val="0039356B"/>
    <w:rsid w:val="003962AF"/>
    <w:rsid w:val="003B4986"/>
    <w:rsid w:val="003B7B0C"/>
    <w:rsid w:val="003C362E"/>
    <w:rsid w:val="003C4846"/>
    <w:rsid w:val="003D1D0B"/>
    <w:rsid w:val="003D6895"/>
    <w:rsid w:val="003E0B84"/>
    <w:rsid w:val="003E46E8"/>
    <w:rsid w:val="003E5044"/>
    <w:rsid w:val="003F1267"/>
    <w:rsid w:val="004013AD"/>
    <w:rsid w:val="00415118"/>
    <w:rsid w:val="004171C1"/>
    <w:rsid w:val="00424E10"/>
    <w:rsid w:val="004311B2"/>
    <w:rsid w:val="00431D15"/>
    <w:rsid w:val="004322BF"/>
    <w:rsid w:val="0044242E"/>
    <w:rsid w:val="004438C4"/>
    <w:rsid w:val="004467BD"/>
    <w:rsid w:val="004554B8"/>
    <w:rsid w:val="00460A00"/>
    <w:rsid w:val="004611FE"/>
    <w:rsid w:val="00461E72"/>
    <w:rsid w:val="00461F2A"/>
    <w:rsid w:val="004659A7"/>
    <w:rsid w:val="00467E1D"/>
    <w:rsid w:val="00470435"/>
    <w:rsid w:val="00471BC9"/>
    <w:rsid w:val="00481A02"/>
    <w:rsid w:val="00484782"/>
    <w:rsid w:val="0048770A"/>
    <w:rsid w:val="004957C4"/>
    <w:rsid w:val="004A36AB"/>
    <w:rsid w:val="004B11F3"/>
    <w:rsid w:val="004B2083"/>
    <w:rsid w:val="004B6B3A"/>
    <w:rsid w:val="004C40B3"/>
    <w:rsid w:val="004C6351"/>
    <w:rsid w:val="004D06F1"/>
    <w:rsid w:val="004D4C56"/>
    <w:rsid w:val="004D7954"/>
    <w:rsid w:val="004E4BE7"/>
    <w:rsid w:val="004E6E99"/>
    <w:rsid w:val="004F1FFB"/>
    <w:rsid w:val="004F389A"/>
    <w:rsid w:val="005009AF"/>
    <w:rsid w:val="0050783E"/>
    <w:rsid w:val="00507C83"/>
    <w:rsid w:val="00512DD3"/>
    <w:rsid w:val="005137C6"/>
    <w:rsid w:val="00521E5D"/>
    <w:rsid w:val="00523854"/>
    <w:rsid w:val="005263C1"/>
    <w:rsid w:val="00542FC1"/>
    <w:rsid w:val="00544DD4"/>
    <w:rsid w:val="00552EB6"/>
    <w:rsid w:val="00561B4F"/>
    <w:rsid w:val="00561CE5"/>
    <w:rsid w:val="00563DF3"/>
    <w:rsid w:val="0056607B"/>
    <w:rsid w:val="00571EA9"/>
    <w:rsid w:val="005731CA"/>
    <w:rsid w:val="00573B91"/>
    <w:rsid w:val="00575314"/>
    <w:rsid w:val="00584D72"/>
    <w:rsid w:val="00585C8C"/>
    <w:rsid w:val="00587F6E"/>
    <w:rsid w:val="00594C2F"/>
    <w:rsid w:val="005963BA"/>
    <w:rsid w:val="005A34C7"/>
    <w:rsid w:val="005A4123"/>
    <w:rsid w:val="005A6CFC"/>
    <w:rsid w:val="005B12E4"/>
    <w:rsid w:val="005B4CEF"/>
    <w:rsid w:val="005B5714"/>
    <w:rsid w:val="005C23CA"/>
    <w:rsid w:val="005C29E8"/>
    <w:rsid w:val="005D4D3C"/>
    <w:rsid w:val="005E118B"/>
    <w:rsid w:val="005E1355"/>
    <w:rsid w:val="005E25FD"/>
    <w:rsid w:val="005E2CF7"/>
    <w:rsid w:val="005E40F8"/>
    <w:rsid w:val="005E7AA0"/>
    <w:rsid w:val="005F1FCE"/>
    <w:rsid w:val="005F20F2"/>
    <w:rsid w:val="005F4507"/>
    <w:rsid w:val="00603C30"/>
    <w:rsid w:val="00617A17"/>
    <w:rsid w:val="00624DAA"/>
    <w:rsid w:val="00632489"/>
    <w:rsid w:val="00640D32"/>
    <w:rsid w:val="006425B9"/>
    <w:rsid w:val="0064508D"/>
    <w:rsid w:val="006464BA"/>
    <w:rsid w:val="00650EAC"/>
    <w:rsid w:val="00650F60"/>
    <w:rsid w:val="00653101"/>
    <w:rsid w:val="00653737"/>
    <w:rsid w:val="00657115"/>
    <w:rsid w:val="006618A1"/>
    <w:rsid w:val="006621E2"/>
    <w:rsid w:val="0067012D"/>
    <w:rsid w:val="006724CA"/>
    <w:rsid w:val="00676029"/>
    <w:rsid w:val="00681E66"/>
    <w:rsid w:val="00683C13"/>
    <w:rsid w:val="00690FDC"/>
    <w:rsid w:val="006914EE"/>
    <w:rsid w:val="00691A2C"/>
    <w:rsid w:val="006933D4"/>
    <w:rsid w:val="00694274"/>
    <w:rsid w:val="006A1338"/>
    <w:rsid w:val="006A2FEC"/>
    <w:rsid w:val="006B79CC"/>
    <w:rsid w:val="006C0591"/>
    <w:rsid w:val="006C7847"/>
    <w:rsid w:val="006D3659"/>
    <w:rsid w:val="006D3BCE"/>
    <w:rsid w:val="006D519F"/>
    <w:rsid w:val="006E181F"/>
    <w:rsid w:val="006E1F66"/>
    <w:rsid w:val="006E5FFA"/>
    <w:rsid w:val="006E71D0"/>
    <w:rsid w:val="006F358D"/>
    <w:rsid w:val="006F76B4"/>
    <w:rsid w:val="007030FC"/>
    <w:rsid w:val="00705DED"/>
    <w:rsid w:val="00714CFC"/>
    <w:rsid w:val="0071736E"/>
    <w:rsid w:val="00717536"/>
    <w:rsid w:val="0072117B"/>
    <w:rsid w:val="0072170A"/>
    <w:rsid w:val="00722418"/>
    <w:rsid w:val="00726E39"/>
    <w:rsid w:val="00727EDB"/>
    <w:rsid w:val="00731A3F"/>
    <w:rsid w:val="00731C05"/>
    <w:rsid w:val="00733125"/>
    <w:rsid w:val="0073313B"/>
    <w:rsid w:val="0074098A"/>
    <w:rsid w:val="00742EAF"/>
    <w:rsid w:val="0075176C"/>
    <w:rsid w:val="00752F7F"/>
    <w:rsid w:val="007548FE"/>
    <w:rsid w:val="0075578C"/>
    <w:rsid w:val="00760739"/>
    <w:rsid w:val="00760CDE"/>
    <w:rsid w:val="00762964"/>
    <w:rsid w:val="00763078"/>
    <w:rsid w:val="00767D02"/>
    <w:rsid w:val="00767D84"/>
    <w:rsid w:val="00770616"/>
    <w:rsid w:val="00772BAA"/>
    <w:rsid w:val="00772E63"/>
    <w:rsid w:val="00773DE9"/>
    <w:rsid w:val="0077410F"/>
    <w:rsid w:val="007801B1"/>
    <w:rsid w:val="00795711"/>
    <w:rsid w:val="007A1D98"/>
    <w:rsid w:val="007A59EA"/>
    <w:rsid w:val="007A5B55"/>
    <w:rsid w:val="007A6FBA"/>
    <w:rsid w:val="007A7ADF"/>
    <w:rsid w:val="007B1117"/>
    <w:rsid w:val="007B7214"/>
    <w:rsid w:val="007C1216"/>
    <w:rsid w:val="007C226F"/>
    <w:rsid w:val="007C36BA"/>
    <w:rsid w:val="007C467A"/>
    <w:rsid w:val="007C4E57"/>
    <w:rsid w:val="007D1C23"/>
    <w:rsid w:val="007E445D"/>
    <w:rsid w:val="007E52C7"/>
    <w:rsid w:val="007E5DBE"/>
    <w:rsid w:val="007F0C57"/>
    <w:rsid w:val="007F2CF4"/>
    <w:rsid w:val="007F3C1E"/>
    <w:rsid w:val="007F534F"/>
    <w:rsid w:val="008012E0"/>
    <w:rsid w:val="008039B1"/>
    <w:rsid w:val="008042E2"/>
    <w:rsid w:val="00804A8C"/>
    <w:rsid w:val="00805C24"/>
    <w:rsid w:val="00806EE3"/>
    <w:rsid w:val="008247BC"/>
    <w:rsid w:val="008308F0"/>
    <w:rsid w:val="00831928"/>
    <w:rsid w:val="00841CFD"/>
    <w:rsid w:val="008536CF"/>
    <w:rsid w:val="00855E77"/>
    <w:rsid w:val="0085695A"/>
    <w:rsid w:val="008638E4"/>
    <w:rsid w:val="0086616B"/>
    <w:rsid w:val="00867403"/>
    <w:rsid w:val="0087008C"/>
    <w:rsid w:val="00872C64"/>
    <w:rsid w:val="00875693"/>
    <w:rsid w:val="0087581D"/>
    <w:rsid w:val="00882D03"/>
    <w:rsid w:val="00893CE6"/>
    <w:rsid w:val="00897708"/>
    <w:rsid w:val="008A0B6F"/>
    <w:rsid w:val="008A39D4"/>
    <w:rsid w:val="008A5404"/>
    <w:rsid w:val="008A5786"/>
    <w:rsid w:val="008A7EDC"/>
    <w:rsid w:val="008B4925"/>
    <w:rsid w:val="008C3324"/>
    <w:rsid w:val="008C60AC"/>
    <w:rsid w:val="008D017E"/>
    <w:rsid w:val="008D7C5B"/>
    <w:rsid w:val="008E0641"/>
    <w:rsid w:val="008E2466"/>
    <w:rsid w:val="008E28A6"/>
    <w:rsid w:val="008E2E7A"/>
    <w:rsid w:val="008E4547"/>
    <w:rsid w:val="008F0D7B"/>
    <w:rsid w:val="009040EB"/>
    <w:rsid w:val="0090799E"/>
    <w:rsid w:val="00907F22"/>
    <w:rsid w:val="00916339"/>
    <w:rsid w:val="00920976"/>
    <w:rsid w:val="009222BA"/>
    <w:rsid w:val="00923B78"/>
    <w:rsid w:val="00923CAE"/>
    <w:rsid w:val="0092646A"/>
    <w:rsid w:val="00926526"/>
    <w:rsid w:val="00932189"/>
    <w:rsid w:val="009344FC"/>
    <w:rsid w:val="009362D9"/>
    <w:rsid w:val="00936F00"/>
    <w:rsid w:val="00937EE6"/>
    <w:rsid w:val="00944EA5"/>
    <w:rsid w:val="00946B8F"/>
    <w:rsid w:val="00946D10"/>
    <w:rsid w:val="00957920"/>
    <w:rsid w:val="00961B9A"/>
    <w:rsid w:val="009625D8"/>
    <w:rsid w:val="00962712"/>
    <w:rsid w:val="00962DFD"/>
    <w:rsid w:val="00967A11"/>
    <w:rsid w:val="009725CC"/>
    <w:rsid w:val="0097288A"/>
    <w:rsid w:val="00972A38"/>
    <w:rsid w:val="00973516"/>
    <w:rsid w:val="00974860"/>
    <w:rsid w:val="00980DD8"/>
    <w:rsid w:val="009832A1"/>
    <w:rsid w:val="00995047"/>
    <w:rsid w:val="00996675"/>
    <w:rsid w:val="009A5766"/>
    <w:rsid w:val="009A6B7C"/>
    <w:rsid w:val="009B5FC9"/>
    <w:rsid w:val="009B68F1"/>
    <w:rsid w:val="009C2EC6"/>
    <w:rsid w:val="009C6D20"/>
    <w:rsid w:val="009D04FE"/>
    <w:rsid w:val="009D3B28"/>
    <w:rsid w:val="009E470D"/>
    <w:rsid w:val="009E5E44"/>
    <w:rsid w:val="009F7E20"/>
    <w:rsid w:val="009F7FEB"/>
    <w:rsid w:val="00A05945"/>
    <w:rsid w:val="00A07F03"/>
    <w:rsid w:val="00A110F2"/>
    <w:rsid w:val="00A1154F"/>
    <w:rsid w:val="00A13968"/>
    <w:rsid w:val="00A15DC3"/>
    <w:rsid w:val="00A16222"/>
    <w:rsid w:val="00A172BA"/>
    <w:rsid w:val="00A20AED"/>
    <w:rsid w:val="00A20D4E"/>
    <w:rsid w:val="00A221D5"/>
    <w:rsid w:val="00A245FD"/>
    <w:rsid w:val="00A26CB7"/>
    <w:rsid w:val="00A26ECB"/>
    <w:rsid w:val="00A30098"/>
    <w:rsid w:val="00A324CF"/>
    <w:rsid w:val="00A32968"/>
    <w:rsid w:val="00A32CEF"/>
    <w:rsid w:val="00A3478C"/>
    <w:rsid w:val="00A351A7"/>
    <w:rsid w:val="00A35513"/>
    <w:rsid w:val="00A35701"/>
    <w:rsid w:val="00A37607"/>
    <w:rsid w:val="00A42E8C"/>
    <w:rsid w:val="00A448DB"/>
    <w:rsid w:val="00A455DA"/>
    <w:rsid w:val="00A527D3"/>
    <w:rsid w:val="00A558A3"/>
    <w:rsid w:val="00A62F2E"/>
    <w:rsid w:val="00A64890"/>
    <w:rsid w:val="00A66693"/>
    <w:rsid w:val="00A75F55"/>
    <w:rsid w:val="00A8468C"/>
    <w:rsid w:val="00A85D3E"/>
    <w:rsid w:val="00A92DC0"/>
    <w:rsid w:val="00A9303B"/>
    <w:rsid w:val="00A944D4"/>
    <w:rsid w:val="00A952F7"/>
    <w:rsid w:val="00A96B08"/>
    <w:rsid w:val="00AA0BB6"/>
    <w:rsid w:val="00AA3C63"/>
    <w:rsid w:val="00AA4FF5"/>
    <w:rsid w:val="00AB2A00"/>
    <w:rsid w:val="00AB34F0"/>
    <w:rsid w:val="00AB6213"/>
    <w:rsid w:val="00AC15B8"/>
    <w:rsid w:val="00AC23A1"/>
    <w:rsid w:val="00AC3949"/>
    <w:rsid w:val="00AC63D2"/>
    <w:rsid w:val="00AC652C"/>
    <w:rsid w:val="00AC76C9"/>
    <w:rsid w:val="00AD5237"/>
    <w:rsid w:val="00AE45F7"/>
    <w:rsid w:val="00AE4B01"/>
    <w:rsid w:val="00AE6C01"/>
    <w:rsid w:val="00AF39EA"/>
    <w:rsid w:val="00B02C6D"/>
    <w:rsid w:val="00B050D7"/>
    <w:rsid w:val="00B120B2"/>
    <w:rsid w:val="00B24364"/>
    <w:rsid w:val="00B2572E"/>
    <w:rsid w:val="00B26519"/>
    <w:rsid w:val="00B26E37"/>
    <w:rsid w:val="00B27CEF"/>
    <w:rsid w:val="00B3004E"/>
    <w:rsid w:val="00B31401"/>
    <w:rsid w:val="00B43824"/>
    <w:rsid w:val="00B43C21"/>
    <w:rsid w:val="00B47400"/>
    <w:rsid w:val="00B51F9D"/>
    <w:rsid w:val="00B52491"/>
    <w:rsid w:val="00B531DF"/>
    <w:rsid w:val="00B53A18"/>
    <w:rsid w:val="00B56CB8"/>
    <w:rsid w:val="00B57FD3"/>
    <w:rsid w:val="00B62CD9"/>
    <w:rsid w:val="00B636BE"/>
    <w:rsid w:val="00B65CAB"/>
    <w:rsid w:val="00B66E9D"/>
    <w:rsid w:val="00B7124E"/>
    <w:rsid w:val="00B71AAC"/>
    <w:rsid w:val="00B7524E"/>
    <w:rsid w:val="00B77F83"/>
    <w:rsid w:val="00B81C4E"/>
    <w:rsid w:val="00B836DC"/>
    <w:rsid w:val="00B90CF4"/>
    <w:rsid w:val="00B91D72"/>
    <w:rsid w:val="00B91F36"/>
    <w:rsid w:val="00B95D2A"/>
    <w:rsid w:val="00BA11A5"/>
    <w:rsid w:val="00BA39E9"/>
    <w:rsid w:val="00BA4EBA"/>
    <w:rsid w:val="00BB310D"/>
    <w:rsid w:val="00BB5026"/>
    <w:rsid w:val="00BC0768"/>
    <w:rsid w:val="00BC1777"/>
    <w:rsid w:val="00BC2499"/>
    <w:rsid w:val="00BC7C5D"/>
    <w:rsid w:val="00BD2CB7"/>
    <w:rsid w:val="00BD5067"/>
    <w:rsid w:val="00BE0857"/>
    <w:rsid w:val="00BE13CE"/>
    <w:rsid w:val="00BE1EF5"/>
    <w:rsid w:val="00BE32EB"/>
    <w:rsid w:val="00BF4E7E"/>
    <w:rsid w:val="00C02078"/>
    <w:rsid w:val="00C06785"/>
    <w:rsid w:val="00C1045E"/>
    <w:rsid w:val="00C16598"/>
    <w:rsid w:val="00C20B37"/>
    <w:rsid w:val="00C22E6B"/>
    <w:rsid w:val="00C23210"/>
    <w:rsid w:val="00C34060"/>
    <w:rsid w:val="00C342A2"/>
    <w:rsid w:val="00C359DE"/>
    <w:rsid w:val="00C3679E"/>
    <w:rsid w:val="00C37DCD"/>
    <w:rsid w:val="00C40AFE"/>
    <w:rsid w:val="00C40DE5"/>
    <w:rsid w:val="00C503E5"/>
    <w:rsid w:val="00C50DC1"/>
    <w:rsid w:val="00C603D4"/>
    <w:rsid w:val="00C6317D"/>
    <w:rsid w:val="00C66C35"/>
    <w:rsid w:val="00C72ADA"/>
    <w:rsid w:val="00C7613F"/>
    <w:rsid w:val="00C801E7"/>
    <w:rsid w:val="00C826CB"/>
    <w:rsid w:val="00C84EB5"/>
    <w:rsid w:val="00C85819"/>
    <w:rsid w:val="00C869E5"/>
    <w:rsid w:val="00C86F9F"/>
    <w:rsid w:val="00C9037D"/>
    <w:rsid w:val="00C90520"/>
    <w:rsid w:val="00C93540"/>
    <w:rsid w:val="00CA05D3"/>
    <w:rsid w:val="00CA679E"/>
    <w:rsid w:val="00CA695E"/>
    <w:rsid w:val="00CA7AED"/>
    <w:rsid w:val="00CB0F17"/>
    <w:rsid w:val="00CB1AD1"/>
    <w:rsid w:val="00CB1FE4"/>
    <w:rsid w:val="00CB3758"/>
    <w:rsid w:val="00CB6EE6"/>
    <w:rsid w:val="00CC2BCA"/>
    <w:rsid w:val="00CC3656"/>
    <w:rsid w:val="00CD032B"/>
    <w:rsid w:val="00CD2445"/>
    <w:rsid w:val="00CD4887"/>
    <w:rsid w:val="00CD63EF"/>
    <w:rsid w:val="00CE16B5"/>
    <w:rsid w:val="00CF1738"/>
    <w:rsid w:val="00CF19E0"/>
    <w:rsid w:val="00CF334A"/>
    <w:rsid w:val="00D01541"/>
    <w:rsid w:val="00D060D5"/>
    <w:rsid w:val="00D06C9B"/>
    <w:rsid w:val="00D1183B"/>
    <w:rsid w:val="00D14BE3"/>
    <w:rsid w:val="00D152B2"/>
    <w:rsid w:val="00D22359"/>
    <w:rsid w:val="00D30960"/>
    <w:rsid w:val="00D32218"/>
    <w:rsid w:val="00D3676E"/>
    <w:rsid w:val="00D37CE0"/>
    <w:rsid w:val="00D44CFC"/>
    <w:rsid w:val="00D45141"/>
    <w:rsid w:val="00D5315C"/>
    <w:rsid w:val="00D543EB"/>
    <w:rsid w:val="00D54593"/>
    <w:rsid w:val="00D54661"/>
    <w:rsid w:val="00D55899"/>
    <w:rsid w:val="00D55AD8"/>
    <w:rsid w:val="00D6202C"/>
    <w:rsid w:val="00D6265D"/>
    <w:rsid w:val="00D6748D"/>
    <w:rsid w:val="00D712FA"/>
    <w:rsid w:val="00D760D5"/>
    <w:rsid w:val="00D8025B"/>
    <w:rsid w:val="00D83856"/>
    <w:rsid w:val="00D84FB3"/>
    <w:rsid w:val="00D857F1"/>
    <w:rsid w:val="00D93016"/>
    <w:rsid w:val="00D95742"/>
    <w:rsid w:val="00D96006"/>
    <w:rsid w:val="00DA4B26"/>
    <w:rsid w:val="00DC269F"/>
    <w:rsid w:val="00DC28F5"/>
    <w:rsid w:val="00DC38A3"/>
    <w:rsid w:val="00DE4FF7"/>
    <w:rsid w:val="00DE50C7"/>
    <w:rsid w:val="00DE5F39"/>
    <w:rsid w:val="00DE7FAD"/>
    <w:rsid w:val="00DF0D47"/>
    <w:rsid w:val="00DF6666"/>
    <w:rsid w:val="00E020CA"/>
    <w:rsid w:val="00E03F20"/>
    <w:rsid w:val="00E129E6"/>
    <w:rsid w:val="00E14919"/>
    <w:rsid w:val="00E17315"/>
    <w:rsid w:val="00E206F7"/>
    <w:rsid w:val="00E2723F"/>
    <w:rsid w:val="00E306DD"/>
    <w:rsid w:val="00E33AA9"/>
    <w:rsid w:val="00E34A38"/>
    <w:rsid w:val="00E3515E"/>
    <w:rsid w:val="00E37EA7"/>
    <w:rsid w:val="00E4212F"/>
    <w:rsid w:val="00E44089"/>
    <w:rsid w:val="00E44AA8"/>
    <w:rsid w:val="00E457D1"/>
    <w:rsid w:val="00E47172"/>
    <w:rsid w:val="00E604AE"/>
    <w:rsid w:val="00E6432F"/>
    <w:rsid w:val="00E645D3"/>
    <w:rsid w:val="00E70C99"/>
    <w:rsid w:val="00E837D7"/>
    <w:rsid w:val="00E837F0"/>
    <w:rsid w:val="00E85370"/>
    <w:rsid w:val="00E87CC5"/>
    <w:rsid w:val="00E932E0"/>
    <w:rsid w:val="00E9705D"/>
    <w:rsid w:val="00E97C34"/>
    <w:rsid w:val="00EA2003"/>
    <w:rsid w:val="00EA79A7"/>
    <w:rsid w:val="00EB6BA6"/>
    <w:rsid w:val="00EC2DB1"/>
    <w:rsid w:val="00EC332D"/>
    <w:rsid w:val="00EC377E"/>
    <w:rsid w:val="00EC3D41"/>
    <w:rsid w:val="00EC454A"/>
    <w:rsid w:val="00ED0540"/>
    <w:rsid w:val="00ED0B9C"/>
    <w:rsid w:val="00ED1995"/>
    <w:rsid w:val="00ED22B3"/>
    <w:rsid w:val="00ED35BF"/>
    <w:rsid w:val="00EE12E5"/>
    <w:rsid w:val="00EF2F11"/>
    <w:rsid w:val="00EF61AC"/>
    <w:rsid w:val="00EF6632"/>
    <w:rsid w:val="00EF75F2"/>
    <w:rsid w:val="00F0366A"/>
    <w:rsid w:val="00F04D71"/>
    <w:rsid w:val="00F05383"/>
    <w:rsid w:val="00F14A32"/>
    <w:rsid w:val="00F14C71"/>
    <w:rsid w:val="00F33544"/>
    <w:rsid w:val="00F33BC8"/>
    <w:rsid w:val="00F40843"/>
    <w:rsid w:val="00F42101"/>
    <w:rsid w:val="00F45D0D"/>
    <w:rsid w:val="00F4654A"/>
    <w:rsid w:val="00F46E72"/>
    <w:rsid w:val="00F50277"/>
    <w:rsid w:val="00F62B47"/>
    <w:rsid w:val="00F639A9"/>
    <w:rsid w:val="00F640D4"/>
    <w:rsid w:val="00F666FB"/>
    <w:rsid w:val="00F744D2"/>
    <w:rsid w:val="00F9543F"/>
    <w:rsid w:val="00F96CC1"/>
    <w:rsid w:val="00F979D1"/>
    <w:rsid w:val="00FD1927"/>
    <w:rsid w:val="00FD4091"/>
    <w:rsid w:val="00FD5DA5"/>
    <w:rsid w:val="00FF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13AD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650EAC"/>
    <w:pPr>
      <w:keepNext/>
      <w:ind w:left="7920" w:firstLine="720"/>
      <w:outlineLvl w:val="1"/>
    </w:pPr>
    <w:rPr>
      <w:b/>
      <w:sz w:val="22"/>
      <w:szCs w:val="20"/>
    </w:rPr>
  </w:style>
  <w:style w:type="paragraph" w:styleId="Heading3">
    <w:name w:val="heading 3"/>
    <w:basedOn w:val="Normal"/>
    <w:next w:val="Normal"/>
    <w:qFormat/>
    <w:rsid w:val="00650EAC"/>
    <w:pPr>
      <w:keepNext/>
      <w:jc w:val="center"/>
      <w:outlineLvl w:val="2"/>
    </w:pPr>
    <w:rPr>
      <w:b/>
      <w:szCs w:val="20"/>
    </w:rPr>
  </w:style>
  <w:style w:type="paragraph" w:styleId="Heading4">
    <w:name w:val="heading 4"/>
    <w:basedOn w:val="Normal"/>
    <w:next w:val="Normal"/>
    <w:qFormat/>
    <w:rsid w:val="00650EAC"/>
    <w:pPr>
      <w:keepNext/>
      <w:outlineLvl w:val="3"/>
    </w:pPr>
    <w:rPr>
      <w:b/>
      <w:szCs w:val="20"/>
    </w:rPr>
  </w:style>
  <w:style w:type="paragraph" w:styleId="Heading5">
    <w:name w:val="heading 5"/>
    <w:basedOn w:val="Normal"/>
    <w:next w:val="Normal"/>
    <w:qFormat/>
    <w:rsid w:val="00650EAC"/>
    <w:pPr>
      <w:keepNext/>
      <w:outlineLvl w:val="4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650EAC"/>
    <w:pPr>
      <w:ind w:left="2160" w:hanging="2160"/>
      <w:jc w:val="both"/>
    </w:pPr>
    <w:rPr>
      <w:szCs w:val="20"/>
    </w:rPr>
  </w:style>
  <w:style w:type="table" w:styleId="TableGrid">
    <w:name w:val="Table Grid"/>
    <w:basedOn w:val="TableNormal"/>
    <w:uiPriority w:val="99"/>
    <w:rsid w:val="00B43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24222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4222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4222D"/>
  </w:style>
  <w:style w:type="paragraph" w:styleId="Title">
    <w:name w:val="Title"/>
    <w:basedOn w:val="Normal"/>
    <w:link w:val="TitleChar"/>
    <w:qFormat/>
    <w:rsid w:val="00632489"/>
    <w:pPr>
      <w:jc w:val="center"/>
    </w:pPr>
    <w:rPr>
      <w:b/>
      <w:sz w:val="22"/>
      <w:szCs w:val="20"/>
    </w:rPr>
  </w:style>
  <w:style w:type="paragraph" w:styleId="Subtitle">
    <w:name w:val="Subtitle"/>
    <w:basedOn w:val="Normal"/>
    <w:qFormat/>
    <w:rsid w:val="00632489"/>
    <w:rPr>
      <w:sz w:val="22"/>
      <w:szCs w:val="20"/>
      <w:u w:val="single"/>
    </w:rPr>
  </w:style>
  <w:style w:type="paragraph" w:styleId="Caption">
    <w:name w:val="caption"/>
    <w:basedOn w:val="Normal"/>
    <w:next w:val="Normal"/>
    <w:qFormat/>
    <w:rsid w:val="00632489"/>
    <w:rPr>
      <w:sz w:val="22"/>
      <w:szCs w:val="20"/>
      <w:u w:val="single"/>
    </w:rPr>
  </w:style>
  <w:style w:type="paragraph" w:styleId="BalloonText">
    <w:name w:val="Balloon Text"/>
    <w:basedOn w:val="Normal"/>
    <w:semiHidden/>
    <w:rsid w:val="00D1183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B20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20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2083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20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2083"/>
    <w:rPr>
      <w:b/>
      <w:bCs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C503E5"/>
    <w:rPr>
      <w:color w:val="808080"/>
    </w:rPr>
  </w:style>
  <w:style w:type="paragraph" w:styleId="ListParagraph">
    <w:name w:val="List Paragraph"/>
    <w:basedOn w:val="Normal"/>
    <w:uiPriority w:val="34"/>
    <w:qFormat/>
    <w:rsid w:val="00EF75F2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3E504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5044"/>
    <w:rPr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rsid w:val="00EC2DB1"/>
    <w:rPr>
      <w:b/>
      <w:sz w:val="22"/>
      <w:lang w:val="en-US" w:eastAsia="en-US"/>
    </w:rPr>
  </w:style>
  <w:style w:type="paragraph" w:customStyle="1" w:styleId="Default">
    <w:name w:val="Default"/>
    <w:rsid w:val="006E181F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en-US" w:eastAsia="en-US"/>
    </w:rPr>
  </w:style>
  <w:style w:type="character" w:customStyle="1" w:styleId="apple-converted-space">
    <w:name w:val="apple-converted-space"/>
    <w:basedOn w:val="DefaultParagraphFont"/>
    <w:rsid w:val="002E41C2"/>
  </w:style>
  <w:style w:type="paragraph" w:styleId="NormalWeb">
    <w:name w:val="Normal (Web)"/>
    <w:basedOn w:val="Normal"/>
    <w:uiPriority w:val="99"/>
    <w:semiHidden/>
    <w:unhideWhenUsed/>
    <w:rsid w:val="005B5714"/>
    <w:pPr>
      <w:spacing w:before="100" w:beforeAutospacing="1" w:after="100" w:afterAutospacing="1"/>
    </w:pPr>
    <w:rPr>
      <w:rFonts w:eastAsiaTheme="minorEastAsia"/>
      <w:lang w:val="en-CA"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13AD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650EAC"/>
    <w:pPr>
      <w:keepNext/>
      <w:ind w:left="7920" w:firstLine="720"/>
      <w:outlineLvl w:val="1"/>
    </w:pPr>
    <w:rPr>
      <w:b/>
      <w:sz w:val="22"/>
      <w:szCs w:val="20"/>
    </w:rPr>
  </w:style>
  <w:style w:type="paragraph" w:styleId="Heading3">
    <w:name w:val="heading 3"/>
    <w:basedOn w:val="Normal"/>
    <w:next w:val="Normal"/>
    <w:qFormat/>
    <w:rsid w:val="00650EAC"/>
    <w:pPr>
      <w:keepNext/>
      <w:jc w:val="center"/>
      <w:outlineLvl w:val="2"/>
    </w:pPr>
    <w:rPr>
      <w:b/>
      <w:szCs w:val="20"/>
    </w:rPr>
  </w:style>
  <w:style w:type="paragraph" w:styleId="Heading4">
    <w:name w:val="heading 4"/>
    <w:basedOn w:val="Normal"/>
    <w:next w:val="Normal"/>
    <w:qFormat/>
    <w:rsid w:val="00650EAC"/>
    <w:pPr>
      <w:keepNext/>
      <w:outlineLvl w:val="3"/>
    </w:pPr>
    <w:rPr>
      <w:b/>
      <w:szCs w:val="20"/>
    </w:rPr>
  </w:style>
  <w:style w:type="paragraph" w:styleId="Heading5">
    <w:name w:val="heading 5"/>
    <w:basedOn w:val="Normal"/>
    <w:next w:val="Normal"/>
    <w:qFormat/>
    <w:rsid w:val="00650EAC"/>
    <w:pPr>
      <w:keepNext/>
      <w:outlineLvl w:val="4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650EAC"/>
    <w:pPr>
      <w:ind w:left="2160" w:hanging="2160"/>
      <w:jc w:val="both"/>
    </w:pPr>
    <w:rPr>
      <w:szCs w:val="20"/>
    </w:rPr>
  </w:style>
  <w:style w:type="table" w:styleId="TableGrid">
    <w:name w:val="Table Grid"/>
    <w:basedOn w:val="TableNormal"/>
    <w:uiPriority w:val="99"/>
    <w:rsid w:val="00B43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24222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4222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4222D"/>
  </w:style>
  <w:style w:type="paragraph" w:styleId="Title">
    <w:name w:val="Title"/>
    <w:basedOn w:val="Normal"/>
    <w:link w:val="TitleChar"/>
    <w:qFormat/>
    <w:rsid w:val="00632489"/>
    <w:pPr>
      <w:jc w:val="center"/>
    </w:pPr>
    <w:rPr>
      <w:b/>
      <w:sz w:val="22"/>
      <w:szCs w:val="20"/>
    </w:rPr>
  </w:style>
  <w:style w:type="paragraph" w:styleId="Subtitle">
    <w:name w:val="Subtitle"/>
    <w:basedOn w:val="Normal"/>
    <w:qFormat/>
    <w:rsid w:val="00632489"/>
    <w:rPr>
      <w:sz w:val="22"/>
      <w:szCs w:val="20"/>
      <w:u w:val="single"/>
    </w:rPr>
  </w:style>
  <w:style w:type="paragraph" w:styleId="Caption">
    <w:name w:val="caption"/>
    <w:basedOn w:val="Normal"/>
    <w:next w:val="Normal"/>
    <w:qFormat/>
    <w:rsid w:val="00632489"/>
    <w:rPr>
      <w:sz w:val="22"/>
      <w:szCs w:val="20"/>
      <w:u w:val="single"/>
    </w:rPr>
  </w:style>
  <w:style w:type="paragraph" w:styleId="BalloonText">
    <w:name w:val="Balloon Text"/>
    <w:basedOn w:val="Normal"/>
    <w:semiHidden/>
    <w:rsid w:val="00D1183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B20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20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2083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20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2083"/>
    <w:rPr>
      <w:b/>
      <w:bCs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C503E5"/>
    <w:rPr>
      <w:color w:val="808080"/>
    </w:rPr>
  </w:style>
  <w:style w:type="paragraph" w:styleId="ListParagraph">
    <w:name w:val="List Paragraph"/>
    <w:basedOn w:val="Normal"/>
    <w:uiPriority w:val="34"/>
    <w:qFormat/>
    <w:rsid w:val="00EF75F2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3E504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5044"/>
    <w:rPr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rsid w:val="00EC2DB1"/>
    <w:rPr>
      <w:b/>
      <w:sz w:val="22"/>
      <w:lang w:val="en-US" w:eastAsia="en-US"/>
    </w:rPr>
  </w:style>
  <w:style w:type="paragraph" w:customStyle="1" w:styleId="Default">
    <w:name w:val="Default"/>
    <w:rsid w:val="006E181F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en-US" w:eastAsia="en-US"/>
    </w:rPr>
  </w:style>
  <w:style w:type="character" w:customStyle="1" w:styleId="apple-converted-space">
    <w:name w:val="apple-converted-space"/>
    <w:basedOn w:val="DefaultParagraphFont"/>
    <w:rsid w:val="002E41C2"/>
  </w:style>
  <w:style w:type="paragraph" w:styleId="NormalWeb">
    <w:name w:val="Normal (Web)"/>
    <w:basedOn w:val="Normal"/>
    <w:uiPriority w:val="99"/>
    <w:semiHidden/>
    <w:unhideWhenUsed/>
    <w:rsid w:val="005B5714"/>
    <w:pPr>
      <w:spacing w:before="100" w:beforeAutospacing="1" w:after="100" w:afterAutospacing="1"/>
    </w:pPr>
    <w:rPr>
      <w:rFonts w:eastAsiaTheme="minorEastAsia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9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gif"/><Relationship Id="rId18" Type="http://schemas.openxmlformats.org/officeDocument/2006/relationships/image" Target="media/image6.emf"/><Relationship Id="rId26" Type="http://schemas.openxmlformats.org/officeDocument/2006/relationships/image" Target="media/image14.wmf"/><Relationship Id="rId21" Type="http://schemas.openxmlformats.org/officeDocument/2006/relationships/oleObject" Target="embeddings/oleObject1.bin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8.emf"/><Relationship Id="rId17" Type="http://schemas.openxmlformats.org/officeDocument/2006/relationships/image" Target="media/image11.emf"/><Relationship Id="rId25" Type="http://schemas.openxmlformats.org/officeDocument/2006/relationships/oleObject" Target="embeddings/oleObject3.bin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0.emf"/><Relationship Id="rId20" Type="http://schemas.openxmlformats.org/officeDocument/2006/relationships/image" Target="media/image11.wmf"/><Relationship Id="rId29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emf"/><Relationship Id="rId24" Type="http://schemas.openxmlformats.org/officeDocument/2006/relationships/image" Target="media/image13.wmf"/><Relationship Id="rId32" Type="http://schemas.openxmlformats.org/officeDocument/2006/relationships/image" Target="media/image17.emf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emf"/><Relationship Id="rId23" Type="http://schemas.openxmlformats.org/officeDocument/2006/relationships/oleObject" Target="embeddings/oleObject2.bin"/><Relationship Id="rId28" Type="http://schemas.openxmlformats.org/officeDocument/2006/relationships/image" Target="media/image15.wmf"/><Relationship Id="rId36" Type="http://schemas.openxmlformats.org/officeDocument/2006/relationships/fontTable" Target="fontTable.xml"/><Relationship Id="rId10" Type="http://schemas.openxmlformats.org/officeDocument/2006/relationships/image" Target="media/image8.gif"/><Relationship Id="rId19" Type="http://schemas.openxmlformats.org/officeDocument/2006/relationships/image" Target="media/image60.emf"/><Relationship Id="rId31" Type="http://schemas.openxmlformats.org/officeDocument/2006/relationships/oleObject" Target="embeddings/oleObject6.bin"/><Relationship Id="rId4" Type="http://schemas.microsoft.com/office/2007/relationships/stylesWithEffects" Target="stylesWithEffects.xml"/><Relationship Id="rId9" Type="http://schemas.openxmlformats.org/officeDocument/2006/relationships/image" Target="media/image7.emf"/><Relationship Id="rId14" Type="http://schemas.openxmlformats.org/officeDocument/2006/relationships/image" Target="media/image50.emf"/><Relationship Id="rId22" Type="http://schemas.openxmlformats.org/officeDocument/2006/relationships/image" Target="media/image12.wmf"/><Relationship Id="rId27" Type="http://schemas.openxmlformats.org/officeDocument/2006/relationships/oleObject" Target="embeddings/oleObject4.bin"/><Relationship Id="rId30" Type="http://schemas.openxmlformats.org/officeDocument/2006/relationships/image" Target="media/image16.wmf"/><Relationship Id="rId35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6" Type="http://schemas.openxmlformats.org/officeDocument/2006/relationships/image" Target="media/image6.emf"/><Relationship Id="rId5" Type="http://schemas.openxmlformats.org/officeDocument/2006/relationships/image" Target="media/image5.emf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CF2B5E-5DB6-4125-8265-877D8C441E4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Question 1</vt:lpstr>
    </vt:vector>
  </TitlesOfParts>
  <Company>UW</Company>
  <LinksUpToDate>false</LinksUpToDate>
  <CharactersWithSpaces>6579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 1</dc:title>
  <dc:creator>Authorized User</dc:creator>
  <cp:lastModifiedBy>Omar Ramahi</cp:lastModifiedBy>
  <cp:revision>3</cp:revision>
  <cp:lastPrinted>2013-07-31T16:20:00Z</cp:lastPrinted>
  <dcterms:created xsi:type="dcterms:W3CDTF">2013-08-01T09:50:00Z</dcterms:created>
  <dcterms:modified xsi:type="dcterms:W3CDTF">2013-08-01T09:55:00Z</dcterms:modified>
</cp:coreProperties>
</file>