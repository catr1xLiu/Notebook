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67BD" w:rsidRDefault="004467BD" w:rsidP="003F1267">
      <w:pPr>
        <w:pStyle w:val="Heading2"/>
        <w:ind w:left="0" w:firstLine="0"/>
        <w:jc w:val="center"/>
        <w:rPr>
          <w:rFonts w:ascii="Arial" w:hAnsi="Arial" w:cs="Arial"/>
          <w:szCs w:val="22"/>
        </w:rPr>
      </w:pPr>
    </w:p>
    <w:p w:rsidR="004467BD" w:rsidRDefault="004467BD" w:rsidP="003F1267">
      <w:pPr>
        <w:pStyle w:val="Heading2"/>
        <w:ind w:left="0" w:firstLine="0"/>
        <w:jc w:val="center"/>
        <w:rPr>
          <w:rFonts w:ascii="Arial" w:hAnsi="Arial" w:cs="Arial"/>
          <w:szCs w:val="22"/>
        </w:rPr>
      </w:pPr>
    </w:p>
    <w:p w:rsidR="003F1267" w:rsidRPr="00B26E37" w:rsidRDefault="00B57FD3" w:rsidP="003F1267">
      <w:pPr>
        <w:pStyle w:val="Heading2"/>
        <w:ind w:left="0" w:firstLine="0"/>
        <w:jc w:val="center"/>
        <w:rPr>
          <w:rFonts w:ascii="Arial" w:hAnsi="Arial" w:cs="Arial"/>
          <w:szCs w:val="22"/>
        </w:rPr>
      </w:pPr>
      <w:r>
        <w:rPr>
          <w:rFonts w:ascii="Arial" w:hAnsi="Arial" w:cs="Arial"/>
          <w:b w:val="0"/>
          <w:noProof/>
          <w:szCs w:val="22"/>
        </w:rPr>
        <w:drawing>
          <wp:anchor distT="0" distB="0" distL="114300" distR="114300" simplePos="0" relativeHeight="251658240" behindDoc="0" locked="0" layoutInCell="0" allowOverlap="1" wp14:anchorId="593A69DC" wp14:editId="30FC0214">
            <wp:simplePos x="0" y="0"/>
            <wp:positionH relativeFrom="column">
              <wp:posOffset>-33020</wp:posOffset>
            </wp:positionH>
            <wp:positionV relativeFrom="paragraph">
              <wp:posOffset>22225</wp:posOffset>
            </wp:positionV>
            <wp:extent cx="1308735" cy="918210"/>
            <wp:effectExtent l="19050" t="0" r="5715" b="0"/>
            <wp:wrapSquare wrapText="r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srcRect/>
                    <a:stretch>
                      <a:fillRect/>
                    </a:stretch>
                  </pic:blipFill>
                  <pic:spPr bwMode="auto">
                    <a:xfrm>
                      <a:off x="0" y="0"/>
                      <a:ext cx="1308735" cy="918210"/>
                    </a:xfrm>
                    <a:prstGeom prst="rect">
                      <a:avLst/>
                    </a:prstGeom>
                    <a:noFill/>
                  </pic:spPr>
                </pic:pic>
              </a:graphicData>
            </a:graphic>
          </wp:anchor>
        </w:drawing>
      </w:r>
      <w:r w:rsidR="003F1267" w:rsidRPr="00B26E37">
        <w:rPr>
          <w:rFonts w:ascii="Arial" w:hAnsi="Arial" w:cs="Arial"/>
          <w:szCs w:val="22"/>
        </w:rPr>
        <w:t>University of Waterloo</w:t>
      </w:r>
    </w:p>
    <w:p w:rsidR="003F1267" w:rsidRPr="00B26E37" w:rsidRDefault="003B4986" w:rsidP="003F1267">
      <w:pPr>
        <w:pStyle w:val="Heading3"/>
        <w:rPr>
          <w:rFonts w:ascii="Arial" w:hAnsi="Arial" w:cs="Arial"/>
          <w:sz w:val="22"/>
          <w:szCs w:val="22"/>
        </w:rPr>
      </w:pPr>
      <w:r>
        <w:rPr>
          <w:rFonts w:ascii="Arial" w:hAnsi="Arial" w:cs="Arial"/>
          <w:sz w:val="22"/>
          <w:szCs w:val="22"/>
        </w:rPr>
        <w:t>Final</w:t>
      </w:r>
      <w:r w:rsidR="003F1267" w:rsidRPr="00B26E37">
        <w:rPr>
          <w:rFonts w:ascii="Arial" w:hAnsi="Arial" w:cs="Arial"/>
          <w:sz w:val="22"/>
          <w:szCs w:val="22"/>
        </w:rPr>
        <w:t xml:space="preserve"> Examination</w:t>
      </w:r>
    </w:p>
    <w:p w:rsidR="003F1267" w:rsidRPr="00B26E37" w:rsidRDefault="003F1267" w:rsidP="003F1267">
      <w:pPr>
        <w:rPr>
          <w:rFonts w:ascii="Arial" w:hAnsi="Arial" w:cs="Arial"/>
          <w:sz w:val="22"/>
          <w:szCs w:val="22"/>
        </w:rPr>
      </w:pPr>
    </w:p>
    <w:p w:rsidR="003F1267" w:rsidRPr="00B26E37" w:rsidRDefault="00242F3D" w:rsidP="003F1267">
      <w:pPr>
        <w:jc w:val="center"/>
        <w:rPr>
          <w:rFonts w:ascii="Arial" w:hAnsi="Arial" w:cs="Arial"/>
          <w:b/>
          <w:sz w:val="22"/>
          <w:szCs w:val="22"/>
          <w:u w:val="single"/>
        </w:rPr>
      </w:pPr>
      <w:r>
        <w:rPr>
          <w:rFonts w:ascii="Arial" w:hAnsi="Arial" w:cs="Arial"/>
          <w:b/>
          <w:sz w:val="22"/>
          <w:szCs w:val="22"/>
          <w:u w:val="single"/>
        </w:rPr>
        <w:t>Winter 2014</w:t>
      </w:r>
    </w:p>
    <w:p w:rsidR="003F1267" w:rsidRPr="00B26E37" w:rsidRDefault="003F1267" w:rsidP="003F1267">
      <w:pPr>
        <w:jc w:val="center"/>
        <w:rPr>
          <w:rFonts w:ascii="Arial" w:hAnsi="Arial" w:cs="Arial"/>
          <w:sz w:val="22"/>
          <w:szCs w:val="22"/>
        </w:rPr>
      </w:pPr>
    </w:p>
    <w:p w:rsidR="003F1267" w:rsidRPr="00B26E37" w:rsidRDefault="00A96B08" w:rsidP="003F1267">
      <w:pPr>
        <w:jc w:val="cen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48000" behindDoc="0" locked="0" layoutInCell="1" allowOverlap="1" wp14:anchorId="4EE874FC" wp14:editId="46DCB878">
                <wp:simplePos x="0" y="0"/>
                <wp:positionH relativeFrom="column">
                  <wp:posOffset>-1272540</wp:posOffset>
                </wp:positionH>
                <wp:positionV relativeFrom="paragraph">
                  <wp:posOffset>111125</wp:posOffset>
                </wp:positionV>
                <wp:extent cx="6226810" cy="2371090"/>
                <wp:effectExtent l="0" t="0" r="2540"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2371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02C43" w:rsidRDefault="00F02C43" w:rsidP="00D84FB3">
                            <w:pPr>
                              <w:pStyle w:val="Heading5"/>
                              <w:spacing w:line="360" w:lineRule="auto"/>
                            </w:pPr>
                            <w:r>
                              <w:t>Course Number:</w:t>
                            </w:r>
                            <w:r>
                              <w:tab/>
                              <w:t>ECE 106</w:t>
                            </w:r>
                            <w:r>
                              <w:tab/>
                            </w:r>
                            <w:r>
                              <w:tab/>
                            </w:r>
                            <w:r>
                              <w:tab/>
                            </w:r>
                            <w:r>
                              <w:tab/>
                              <w:t xml:space="preserve"> </w:t>
                            </w:r>
                          </w:p>
                          <w:p w:rsidR="00F02C43" w:rsidRDefault="00F02C43" w:rsidP="00D84FB3">
                            <w:pPr>
                              <w:spacing w:line="360" w:lineRule="auto"/>
                            </w:pPr>
                            <w:r>
                              <w:t>Course Title:</w:t>
                            </w:r>
                            <w:r>
                              <w:tab/>
                            </w:r>
                            <w:r>
                              <w:tab/>
                              <w:t>Physics of Electrical Engineering II</w:t>
                            </w:r>
                            <w:r>
                              <w:tab/>
                            </w:r>
                            <w:r>
                              <w:tab/>
                              <w:t xml:space="preserve">  </w:t>
                            </w:r>
                            <w:r>
                              <w:tab/>
                            </w:r>
                            <w:r>
                              <w:tab/>
                            </w:r>
                          </w:p>
                          <w:p w:rsidR="00F02C43" w:rsidRDefault="00F02C43" w:rsidP="00676029">
                            <w:pPr>
                              <w:spacing w:line="360" w:lineRule="auto"/>
                            </w:pPr>
                            <w:r>
                              <w:t xml:space="preserve">Professor: </w:t>
                            </w:r>
                            <w:r>
                              <w:tab/>
                            </w:r>
                            <w:r>
                              <w:tab/>
                              <w:t xml:space="preserve">F. Mansour (section 001) and O. </w:t>
                            </w:r>
                            <w:proofErr w:type="spellStart"/>
                            <w:r>
                              <w:t>Ramahi</w:t>
                            </w:r>
                            <w:proofErr w:type="spellEnd"/>
                            <w:r>
                              <w:t xml:space="preserve"> (Section 002) </w:t>
                            </w:r>
                          </w:p>
                          <w:p w:rsidR="00F02C43" w:rsidRDefault="00F02C43" w:rsidP="00AA741B">
                            <w:pPr>
                              <w:spacing w:line="360" w:lineRule="auto"/>
                              <w:ind w:left="2160" w:firstLine="720"/>
                            </w:pPr>
                            <w:r>
                              <w:t>(</w:t>
                            </w:r>
                            <w:proofErr w:type="gramStart"/>
                            <w:r>
                              <w:t>circle</w:t>
                            </w:r>
                            <w:proofErr w:type="gramEnd"/>
                            <w:r>
                              <w:t xml:space="preserve"> your prof’s name)</w:t>
                            </w:r>
                          </w:p>
                          <w:p w:rsidR="00F02C43" w:rsidRDefault="00F02C43" w:rsidP="00F05383">
                            <w:pPr>
                              <w:spacing w:line="360" w:lineRule="auto"/>
                            </w:pPr>
                            <w:r>
                              <w:t>Last Name:  _______________________</w:t>
                            </w:r>
                            <w:r>
                              <w:tab/>
                              <w:t>Initials __________</w:t>
                            </w:r>
                          </w:p>
                          <w:p w:rsidR="00F02C43" w:rsidRDefault="00F02C43" w:rsidP="003F1267">
                            <w:pPr>
                              <w:spacing w:line="240" w:lineRule="exact"/>
                            </w:pPr>
                          </w:p>
                          <w:p w:rsidR="00F02C43" w:rsidRDefault="00F02C43" w:rsidP="003F1267">
                            <w:pPr>
                              <w:spacing w:line="360" w:lineRule="auto"/>
                              <w:ind w:left="4320" w:hanging="4320"/>
                            </w:pPr>
                            <w:r>
                              <w:t>First Name:  _______________________</w:t>
                            </w:r>
                          </w:p>
                          <w:p w:rsidR="00F02C43" w:rsidRDefault="00F02C43" w:rsidP="003F1267">
                            <w:pPr>
                              <w:spacing w:line="240" w:lineRule="exact"/>
                              <w:ind w:left="4320" w:hanging="4320"/>
                            </w:pPr>
                            <w:r>
                              <w:tab/>
                            </w:r>
                          </w:p>
                          <w:p w:rsidR="00F02C43" w:rsidRDefault="00F02C43" w:rsidP="003F1267">
                            <w:pPr>
                              <w:spacing w:line="360" w:lineRule="auto"/>
                              <w:ind w:left="3600" w:hanging="3600"/>
                            </w:pPr>
                            <w:r>
                              <w:t>ID #:  ____________________________</w:t>
                            </w:r>
                            <w:r>
                              <w:tab/>
                              <w:t>Signature ___________________________</w:t>
                            </w:r>
                          </w:p>
                          <w:p w:rsidR="00F02C43" w:rsidRDefault="00F02C43" w:rsidP="003F1267">
                            <w:pPr>
                              <w:spacing w:line="360" w:lineRule="auto"/>
                              <w:ind w:left="3600" w:hanging="3600"/>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00.2pt;margin-top:8.75pt;width:490.3pt;height:186.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UPwhAIAABI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" stroked="f">
                <v:textbox>
                  <w:txbxContent>
                    <w:p w:rsidR="00F02C43" w:rsidRDefault="00F02C43" w:rsidP="00D84FB3">
                      <w:pPr>
                        <w:pStyle w:val="Heading5"/>
                        <w:spacing w:line="360" w:lineRule="auto"/>
                      </w:pPr>
                      <w:r>
                        <w:t>Course Number:</w:t>
                      </w:r>
                      <w:r>
                        <w:tab/>
                        <w:t>ECE 106</w:t>
                      </w:r>
                      <w:r>
                        <w:tab/>
                      </w:r>
                      <w:r>
                        <w:tab/>
                      </w:r>
                      <w:r>
                        <w:tab/>
                      </w:r>
                      <w:r>
                        <w:tab/>
                        <w:t xml:space="preserve"> </w:t>
                      </w:r>
                    </w:p>
                    <w:p w:rsidR="00F02C43" w:rsidRDefault="00F02C43" w:rsidP="00D84FB3">
                      <w:pPr>
                        <w:spacing w:line="360" w:lineRule="auto"/>
                      </w:pPr>
                      <w:r>
                        <w:t>Course Title:</w:t>
                      </w:r>
                      <w:r>
                        <w:tab/>
                      </w:r>
                      <w:r>
                        <w:tab/>
                        <w:t>Physics of Electrical Engineering II</w:t>
                      </w:r>
                      <w:r>
                        <w:tab/>
                      </w:r>
                      <w:r>
                        <w:tab/>
                        <w:t xml:space="preserve">  </w:t>
                      </w:r>
                      <w:r>
                        <w:tab/>
                      </w:r>
                      <w:r>
                        <w:tab/>
                      </w:r>
                    </w:p>
                    <w:p w:rsidR="00F02C43" w:rsidRDefault="00F02C43" w:rsidP="00676029">
                      <w:pPr>
                        <w:spacing w:line="360" w:lineRule="auto"/>
                      </w:pPr>
                      <w:r>
                        <w:t xml:space="preserve">Professor: </w:t>
                      </w:r>
                      <w:r>
                        <w:tab/>
                      </w:r>
                      <w:r>
                        <w:tab/>
                        <w:t xml:space="preserve">F. Mansour (section 001) and O. Ramahi (Section 002) </w:t>
                      </w:r>
                    </w:p>
                    <w:p w:rsidR="00F02C43" w:rsidRDefault="00F02C43" w:rsidP="00AA741B">
                      <w:pPr>
                        <w:spacing w:line="360" w:lineRule="auto"/>
                        <w:ind w:left="2160" w:firstLine="720"/>
                      </w:pPr>
                      <w:r>
                        <w:t>(circle your prof’s name)</w:t>
                      </w:r>
                    </w:p>
                    <w:p w:rsidR="00F02C43" w:rsidRDefault="00F02C43" w:rsidP="00F05383">
                      <w:pPr>
                        <w:spacing w:line="360" w:lineRule="auto"/>
                      </w:pPr>
                      <w:r>
                        <w:t>Last Name:  _______________________</w:t>
                      </w:r>
                      <w:r>
                        <w:tab/>
                        <w:t>Initials __________</w:t>
                      </w:r>
                    </w:p>
                    <w:p w:rsidR="00F02C43" w:rsidRDefault="00F02C43" w:rsidP="003F1267">
                      <w:pPr>
                        <w:spacing w:line="240" w:lineRule="exact"/>
                      </w:pPr>
                    </w:p>
                    <w:p w:rsidR="00F02C43" w:rsidRDefault="00F02C43" w:rsidP="003F1267">
                      <w:pPr>
                        <w:spacing w:line="360" w:lineRule="auto"/>
                        <w:ind w:left="4320" w:hanging="4320"/>
                      </w:pPr>
                      <w:r>
                        <w:t>First Name:  _______________________</w:t>
                      </w:r>
                    </w:p>
                    <w:p w:rsidR="00F02C43" w:rsidRDefault="00F02C43" w:rsidP="003F1267">
                      <w:pPr>
                        <w:spacing w:line="240" w:lineRule="exact"/>
                        <w:ind w:left="4320" w:hanging="4320"/>
                      </w:pPr>
                      <w:r>
                        <w:tab/>
                      </w:r>
                    </w:p>
                    <w:p w:rsidR="00F02C43" w:rsidRDefault="00F02C43" w:rsidP="003F1267">
                      <w:pPr>
                        <w:spacing w:line="360" w:lineRule="auto"/>
                        <w:ind w:left="3600" w:hanging="3600"/>
                      </w:pPr>
                      <w:r>
                        <w:t>ID #:  ____________________________</w:t>
                      </w:r>
                      <w:r>
                        <w:tab/>
                        <w:t>Signature ___________________________</w:t>
                      </w:r>
                    </w:p>
                    <w:p w:rsidR="00F02C43" w:rsidRDefault="00F02C43" w:rsidP="003F1267">
                      <w:pPr>
                        <w:spacing w:line="360" w:lineRule="auto"/>
                        <w:ind w:left="3600" w:hanging="3600"/>
                      </w:pPr>
                      <w:r>
                        <w:tab/>
                      </w:r>
                    </w:p>
                  </w:txbxContent>
                </v:textbox>
              </v:shape>
            </w:pict>
          </mc:Fallback>
        </mc:AlternateContent>
      </w: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27B8A">
      <w:pP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A96B08" w:rsidP="003F1267">
      <w:pPr>
        <w:jc w:val="cen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3120" behindDoc="0" locked="0" layoutInCell="1" allowOverlap="1" wp14:anchorId="1C9DB407" wp14:editId="6910419D">
                <wp:simplePos x="0" y="0"/>
                <wp:positionH relativeFrom="column">
                  <wp:posOffset>112395</wp:posOffset>
                </wp:positionH>
                <wp:positionV relativeFrom="paragraph">
                  <wp:posOffset>72390</wp:posOffset>
                </wp:positionV>
                <wp:extent cx="6245860" cy="1711960"/>
                <wp:effectExtent l="0" t="0" r="21590" b="21590"/>
                <wp:wrapNone/>
                <wp:docPr id="2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860" cy="1711960"/>
                        </a:xfrm>
                        <a:prstGeom prst="rect">
                          <a:avLst/>
                        </a:prstGeom>
                        <a:solidFill>
                          <a:srgbClr val="FFFFFF"/>
                        </a:solidFill>
                        <a:ln w="9525">
                          <a:solidFill>
                            <a:srgbClr val="000000"/>
                          </a:solidFill>
                          <a:miter lim="800000"/>
                          <a:headEnd/>
                          <a:tailEnd/>
                        </a:ln>
                      </wps:spPr>
                      <wps:txbx>
                        <w:txbxContent>
                          <w:p w:rsidR="00F02C43" w:rsidRDefault="00F02C43" w:rsidP="003B4986">
                            <w:pPr>
                              <w:spacing w:line="360" w:lineRule="auto"/>
                            </w:pPr>
                            <w:r>
                              <w:t>Date of Exam:</w:t>
                            </w:r>
                            <w:r>
                              <w:tab/>
                            </w:r>
                            <w:r>
                              <w:tab/>
                            </w:r>
                            <w:r>
                              <w:tab/>
                            </w:r>
                            <w:r>
                              <w:tab/>
                            </w:r>
                            <w:r>
                              <w:tab/>
                            </w:r>
                            <w:r>
                              <w:tab/>
                            </w:r>
                            <w:r>
                              <w:rPr>
                                <w:color w:val="000000"/>
                              </w:rPr>
                              <w:t>April 8, 2014</w:t>
                            </w:r>
                          </w:p>
                          <w:p w:rsidR="00F02C43" w:rsidRPr="00C603D4" w:rsidRDefault="00F02C43" w:rsidP="003F1267">
                            <w:pPr>
                              <w:spacing w:line="360" w:lineRule="auto"/>
                              <w:rPr>
                                <w:color w:val="FF0000"/>
                              </w:rPr>
                            </w:pPr>
                            <w:r>
                              <w:t>Time Period:</w:t>
                            </w:r>
                            <w:r>
                              <w:tab/>
                            </w:r>
                            <w:r>
                              <w:tab/>
                            </w:r>
                            <w:r>
                              <w:tab/>
                            </w:r>
                            <w:r>
                              <w:tab/>
                            </w:r>
                            <w:r>
                              <w:tab/>
                            </w:r>
                            <w:r>
                              <w:tab/>
                              <w:t>12</w:t>
                            </w:r>
                            <w:r>
                              <w:rPr>
                                <w:color w:val="000000"/>
                              </w:rPr>
                              <w:t xml:space="preserve">:30 – 15:00 </w:t>
                            </w:r>
                          </w:p>
                          <w:p w:rsidR="00F02C43" w:rsidRDefault="00F02C43" w:rsidP="003F1267">
                            <w:pPr>
                              <w:spacing w:line="360" w:lineRule="auto"/>
                            </w:pPr>
                            <w:r>
                              <w:t>Duration of Exam:</w:t>
                            </w:r>
                            <w:r>
                              <w:tab/>
                            </w:r>
                            <w:r>
                              <w:tab/>
                            </w:r>
                            <w:r>
                              <w:tab/>
                            </w:r>
                            <w:r>
                              <w:tab/>
                            </w:r>
                            <w:r>
                              <w:tab/>
                              <w:t>2.5 hours</w:t>
                            </w:r>
                          </w:p>
                          <w:p w:rsidR="00F02C43" w:rsidRDefault="00F02C43" w:rsidP="0074098A">
                            <w:pPr>
                              <w:pStyle w:val="Heading5"/>
                            </w:pPr>
                            <w:r>
                              <w:t>Number of Exam Pages:</w:t>
                            </w:r>
                            <w:r>
                              <w:tab/>
                            </w:r>
                            <w:r>
                              <w:tab/>
                            </w:r>
                            <w:r>
                              <w:tab/>
                            </w:r>
                            <w:r>
                              <w:tab/>
                              <w:t>8</w:t>
                            </w:r>
                          </w:p>
                          <w:p w:rsidR="00F02C43" w:rsidRDefault="00F02C43" w:rsidP="003F1267">
                            <w:pPr>
                              <w:spacing w:line="360" w:lineRule="auto"/>
                            </w:pPr>
                            <w:r>
                              <w:t>(</w:t>
                            </w:r>
                            <w:proofErr w:type="gramStart"/>
                            <w:r>
                              <w:t>including</w:t>
                            </w:r>
                            <w:proofErr w:type="gramEnd"/>
                            <w:r>
                              <w:t xml:space="preserve"> this cover sheet)</w:t>
                            </w:r>
                          </w:p>
                          <w:p w:rsidR="00F02C43" w:rsidRDefault="00F02C43" w:rsidP="00253B5F">
                            <w:pPr>
                              <w:ind w:left="2160" w:hanging="2160"/>
                              <w:jc w:val="both"/>
                            </w:pPr>
                            <w:r>
                              <w:t>Aids Allowed:</w:t>
                            </w:r>
                            <w:r>
                              <w:tab/>
                            </w:r>
                            <w:r>
                              <w:tab/>
                            </w:r>
                            <w:r>
                              <w:tab/>
                            </w:r>
                            <w:r>
                              <w:tab/>
                            </w:r>
                            <w:r>
                              <w:tab/>
                              <w:t>Calculator, formula sheet provided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8.85pt;margin-top:5.7pt;width:491.8pt;height:134.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">
                <v:textbox>
                  <w:txbxContent>
                    <w:p w:rsidR="00F02C43" w:rsidRDefault="00F02C43" w:rsidP="003B4986">
                      <w:pPr>
                        <w:spacing w:line="360" w:lineRule="auto"/>
                      </w:pPr>
                      <w:r>
                        <w:t>Date of Exam:</w:t>
                      </w:r>
                      <w:r>
                        <w:tab/>
                      </w:r>
                      <w:r>
                        <w:tab/>
                      </w:r>
                      <w:r>
                        <w:tab/>
                      </w:r>
                      <w:r>
                        <w:tab/>
                      </w:r>
                      <w:r>
                        <w:tab/>
                      </w:r>
                      <w:r>
                        <w:tab/>
                      </w:r>
                      <w:r>
                        <w:rPr>
                          <w:color w:val="000000"/>
                        </w:rPr>
                        <w:t>April 8, 2014</w:t>
                      </w:r>
                    </w:p>
                    <w:p w:rsidR="00F02C43" w:rsidRPr="00C603D4" w:rsidRDefault="00F02C43" w:rsidP="003F1267">
                      <w:pPr>
                        <w:spacing w:line="360" w:lineRule="auto"/>
                        <w:rPr>
                          <w:color w:val="FF0000"/>
                        </w:rPr>
                      </w:pPr>
                      <w:r>
                        <w:t>Time Period:</w:t>
                      </w:r>
                      <w:r>
                        <w:tab/>
                      </w:r>
                      <w:r>
                        <w:tab/>
                      </w:r>
                      <w:r>
                        <w:tab/>
                      </w:r>
                      <w:r>
                        <w:tab/>
                      </w:r>
                      <w:r>
                        <w:tab/>
                      </w:r>
                      <w:r>
                        <w:tab/>
                        <w:t>12</w:t>
                      </w:r>
                      <w:r>
                        <w:rPr>
                          <w:color w:val="000000"/>
                        </w:rPr>
                        <w:t xml:space="preserve">:30 – 15:00 </w:t>
                      </w:r>
                    </w:p>
                    <w:p w:rsidR="00F02C43" w:rsidRDefault="00F02C43" w:rsidP="003F1267">
                      <w:pPr>
                        <w:spacing w:line="360" w:lineRule="auto"/>
                      </w:pPr>
                      <w:r>
                        <w:t>Duration of Exam:</w:t>
                      </w:r>
                      <w:r>
                        <w:tab/>
                      </w:r>
                      <w:r>
                        <w:tab/>
                      </w:r>
                      <w:r>
                        <w:tab/>
                      </w:r>
                      <w:r>
                        <w:tab/>
                      </w:r>
                      <w:r>
                        <w:tab/>
                        <w:t>2.5 hours</w:t>
                      </w:r>
                    </w:p>
                    <w:p w:rsidR="00F02C43" w:rsidRDefault="00F02C43" w:rsidP="0074098A">
                      <w:pPr>
                        <w:pStyle w:val="Heading5"/>
                      </w:pPr>
                      <w:r>
                        <w:t>Number of Exam Pages:</w:t>
                      </w:r>
                      <w:r>
                        <w:tab/>
                      </w:r>
                      <w:r>
                        <w:tab/>
                      </w:r>
                      <w:r>
                        <w:tab/>
                      </w:r>
                      <w:r>
                        <w:tab/>
                        <w:t>8</w:t>
                      </w:r>
                    </w:p>
                    <w:p w:rsidR="00F02C43" w:rsidRDefault="00F02C43" w:rsidP="003F1267">
                      <w:pPr>
                        <w:spacing w:line="360" w:lineRule="auto"/>
                      </w:pPr>
                      <w:r>
                        <w:t>(including this cover sheet)</w:t>
                      </w:r>
                    </w:p>
                    <w:p w:rsidR="00F02C43" w:rsidRDefault="00F02C43" w:rsidP="00253B5F">
                      <w:pPr>
                        <w:ind w:left="2160" w:hanging="2160"/>
                        <w:jc w:val="both"/>
                      </w:pPr>
                      <w:r>
                        <w:t>Aids Allowed:</w:t>
                      </w:r>
                      <w:r>
                        <w:tab/>
                      </w:r>
                      <w:r>
                        <w:tab/>
                      </w:r>
                      <w:r>
                        <w:tab/>
                      </w:r>
                      <w:r>
                        <w:tab/>
                      </w:r>
                      <w:r>
                        <w:tab/>
                        <w:t>Calculator, formula sheet provided</w:t>
                      </w:r>
                    </w:p>
                  </w:txbxContent>
                </v:textbox>
              </v:shape>
            </w:pict>
          </mc:Fallback>
        </mc:AlternateContent>
      </w: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27B8A">
      <w:pPr>
        <w:pStyle w:val="BodyTextIndent3"/>
        <w:ind w:left="0" w:firstLine="0"/>
        <w:rPr>
          <w:rFonts w:ascii="Arial" w:hAnsi="Arial" w:cs="Arial"/>
          <w:b/>
          <w:sz w:val="22"/>
          <w:szCs w:val="22"/>
        </w:rPr>
      </w:pPr>
    </w:p>
    <w:p w:rsidR="003F1267" w:rsidRPr="00B26E37" w:rsidRDefault="003F1267" w:rsidP="003F1267">
      <w:pPr>
        <w:pStyle w:val="BodyTextIndent3"/>
        <w:rPr>
          <w:rFonts w:ascii="Arial" w:hAnsi="Arial" w:cs="Arial"/>
          <w:b/>
          <w:sz w:val="22"/>
          <w:szCs w:val="22"/>
        </w:rPr>
      </w:pPr>
    </w:p>
    <w:p w:rsidR="00F33BC8" w:rsidRPr="00B26E37" w:rsidRDefault="00F33BC8" w:rsidP="00327B8A">
      <w:pPr>
        <w:pStyle w:val="BodyTextIndent3"/>
        <w:rPr>
          <w:rFonts w:ascii="Arial" w:hAnsi="Arial" w:cs="Arial"/>
          <w:b/>
          <w:sz w:val="22"/>
          <w:szCs w:val="22"/>
        </w:rPr>
      </w:pPr>
    </w:p>
    <w:p w:rsidR="00F33BC8" w:rsidRPr="00B26E37" w:rsidRDefault="00F33BC8" w:rsidP="00327B8A">
      <w:pPr>
        <w:pStyle w:val="BodyTextIndent3"/>
        <w:rPr>
          <w:rFonts w:ascii="Arial" w:hAnsi="Arial" w:cs="Arial"/>
          <w:b/>
          <w:sz w:val="22"/>
          <w:szCs w:val="22"/>
        </w:rPr>
      </w:pPr>
    </w:p>
    <w:p w:rsidR="00563DF3" w:rsidRPr="00B26E37" w:rsidRDefault="00563DF3" w:rsidP="00327B8A">
      <w:pPr>
        <w:pStyle w:val="BodyTextIndent3"/>
        <w:rPr>
          <w:rFonts w:ascii="Arial" w:hAnsi="Arial" w:cs="Arial"/>
          <w:b/>
          <w:sz w:val="22"/>
          <w:szCs w:val="22"/>
        </w:rPr>
      </w:pPr>
    </w:p>
    <w:p w:rsidR="0085695A" w:rsidRDefault="0085695A" w:rsidP="00253B5F">
      <w:pPr>
        <w:pStyle w:val="BodyTextIndent3"/>
        <w:jc w:val="center"/>
        <w:rPr>
          <w:rFonts w:ascii="Arial" w:hAnsi="Arial" w:cs="Arial"/>
          <w:b/>
          <w:sz w:val="22"/>
          <w:szCs w:val="22"/>
        </w:rPr>
      </w:pPr>
    </w:p>
    <w:p w:rsidR="0085695A" w:rsidRDefault="0085695A" w:rsidP="00253B5F">
      <w:pPr>
        <w:pStyle w:val="BodyTextIndent3"/>
        <w:jc w:val="center"/>
        <w:rPr>
          <w:rFonts w:ascii="Arial" w:hAnsi="Arial" w:cs="Arial"/>
          <w:b/>
          <w:sz w:val="22"/>
          <w:szCs w:val="22"/>
        </w:rPr>
      </w:pPr>
    </w:p>
    <w:p w:rsidR="0085695A" w:rsidRDefault="0085695A" w:rsidP="00253B5F">
      <w:pPr>
        <w:pStyle w:val="BodyTextIndent3"/>
        <w:jc w:val="center"/>
        <w:rPr>
          <w:rFonts w:ascii="Arial" w:hAnsi="Arial" w:cs="Arial"/>
          <w:b/>
          <w:sz w:val="22"/>
          <w:szCs w:val="22"/>
        </w:rPr>
      </w:pPr>
    </w:p>
    <w:p w:rsidR="007448FE" w:rsidRDefault="00A1154F" w:rsidP="003B4986">
      <w:pPr>
        <w:pStyle w:val="BodyTextIndent3"/>
        <w:jc w:val="center"/>
        <w:rPr>
          <w:rFonts w:ascii="Arial" w:hAnsi="Arial" w:cs="Arial"/>
          <w:b/>
          <w:bCs/>
          <w:color w:val="000000" w:themeColor="text1"/>
          <w:sz w:val="22"/>
          <w:szCs w:val="22"/>
        </w:rPr>
      </w:pPr>
      <w:r w:rsidRPr="00B26E37">
        <w:rPr>
          <w:rFonts w:ascii="Arial" w:hAnsi="Arial" w:cs="Arial"/>
          <w:b/>
          <w:sz w:val="22"/>
          <w:szCs w:val="22"/>
        </w:rPr>
        <w:t xml:space="preserve">Attempt </w:t>
      </w:r>
      <w:r w:rsidRPr="00D44CFC">
        <w:rPr>
          <w:rFonts w:ascii="Arial" w:hAnsi="Arial" w:cs="Arial"/>
          <w:b/>
          <w:color w:val="000000" w:themeColor="text1"/>
          <w:sz w:val="22"/>
          <w:szCs w:val="22"/>
        </w:rPr>
        <w:t xml:space="preserve">all </w:t>
      </w:r>
      <w:r w:rsidR="006461A1">
        <w:rPr>
          <w:rFonts w:ascii="Arial" w:hAnsi="Arial" w:cs="Arial"/>
          <w:b/>
          <w:bCs/>
          <w:color w:val="000000" w:themeColor="text1"/>
          <w:sz w:val="22"/>
          <w:szCs w:val="22"/>
        </w:rPr>
        <w:t>5</w:t>
      </w:r>
      <w:r w:rsidR="006E71D0">
        <w:rPr>
          <w:rFonts w:ascii="Arial" w:hAnsi="Arial" w:cs="Arial"/>
          <w:b/>
          <w:bCs/>
          <w:color w:val="000000" w:themeColor="text1"/>
          <w:sz w:val="22"/>
          <w:szCs w:val="22"/>
        </w:rPr>
        <w:t xml:space="preserve"> </w:t>
      </w:r>
      <w:r w:rsidR="00253B5F" w:rsidRPr="00D44CFC">
        <w:rPr>
          <w:rFonts w:ascii="Arial" w:hAnsi="Arial" w:cs="Arial"/>
          <w:b/>
          <w:bCs/>
          <w:color w:val="000000" w:themeColor="text1"/>
          <w:sz w:val="22"/>
          <w:szCs w:val="22"/>
        </w:rPr>
        <w:t>q</w:t>
      </w:r>
      <w:r w:rsidR="008042E2" w:rsidRPr="00D44CFC">
        <w:rPr>
          <w:rFonts w:ascii="Arial" w:hAnsi="Arial" w:cs="Arial"/>
          <w:b/>
          <w:bCs/>
          <w:color w:val="000000" w:themeColor="text1"/>
          <w:sz w:val="22"/>
          <w:szCs w:val="22"/>
        </w:rPr>
        <w:t>uestions</w:t>
      </w:r>
      <w:r w:rsidR="007448FE">
        <w:rPr>
          <w:rFonts w:ascii="Arial" w:hAnsi="Arial" w:cs="Arial"/>
          <w:b/>
          <w:bCs/>
          <w:color w:val="000000" w:themeColor="text1"/>
          <w:sz w:val="22"/>
          <w:szCs w:val="22"/>
        </w:rPr>
        <w:t xml:space="preserve">. </w:t>
      </w:r>
    </w:p>
    <w:p w:rsidR="003F1267" w:rsidRPr="00253B5F" w:rsidRDefault="008042E2" w:rsidP="003B4986">
      <w:pPr>
        <w:pStyle w:val="BodyTextIndent3"/>
        <w:jc w:val="center"/>
        <w:rPr>
          <w:rFonts w:ascii="Arial" w:hAnsi="Arial" w:cs="Arial"/>
          <w:b/>
          <w:sz w:val="22"/>
          <w:szCs w:val="22"/>
        </w:rPr>
      </w:pPr>
      <w:r w:rsidRPr="00D44CFC">
        <w:rPr>
          <w:rFonts w:ascii="Arial" w:hAnsi="Arial" w:cs="Arial"/>
          <w:b/>
          <w:bCs/>
          <w:color w:val="000000" w:themeColor="text1"/>
          <w:sz w:val="22"/>
          <w:szCs w:val="22"/>
        </w:rPr>
        <w:t xml:space="preserve"> Hand marked</w:t>
      </w:r>
      <w:r w:rsidR="000C7AA0" w:rsidRPr="00D44CFC">
        <w:rPr>
          <w:rFonts w:ascii="Arial" w:hAnsi="Arial" w:cs="Arial"/>
          <w:b/>
          <w:bCs/>
          <w:color w:val="000000" w:themeColor="text1"/>
          <w:sz w:val="22"/>
          <w:szCs w:val="22"/>
        </w:rPr>
        <w:t xml:space="preserve"> (worth 20</w:t>
      </w:r>
      <w:r w:rsidR="000C7AA0">
        <w:rPr>
          <w:rFonts w:ascii="Arial" w:hAnsi="Arial" w:cs="Arial"/>
          <w:b/>
          <w:bCs/>
          <w:sz w:val="22"/>
          <w:szCs w:val="22"/>
        </w:rPr>
        <w:t xml:space="preserve"> marks each).</w:t>
      </w:r>
    </w:p>
    <w:p w:rsidR="00A1154F" w:rsidRPr="00B26E37" w:rsidRDefault="00A1154F" w:rsidP="008042E2">
      <w:pPr>
        <w:pStyle w:val="BodyTextIndent3"/>
        <w:jc w:val="center"/>
        <w:rPr>
          <w:rFonts w:ascii="Arial" w:hAnsi="Arial" w:cs="Arial"/>
          <w:b/>
          <w:bCs/>
          <w:sz w:val="22"/>
          <w:szCs w:val="22"/>
        </w:rPr>
      </w:pPr>
    </w:p>
    <w:p w:rsidR="003F1267" w:rsidRPr="00B26E37" w:rsidRDefault="00A96B08" w:rsidP="00253B5F">
      <w:pPr>
        <w:ind w:right="-720"/>
        <w:jc w:val="both"/>
        <w:rPr>
          <w:rFonts w:ascii="Arial" w:hAnsi="Arial" w:cs="Arial"/>
          <w:sz w:val="22"/>
          <w:szCs w:val="22"/>
        </w:rPr>
      </w:pPr>
      <w:r>
        <w:rPr>
          <w:rFonts w:ascii="Arial" w:hAnsi="Arial" w:cs="Arial"/>
          <w:noProof/>
          <w:sz w:val="22"/>
          <w:szCs w:val="22"/>
        </w:rPr>
        <mc:AlternateContent>
          <mc:Choice Requires="wps">
            <w:drawing>
              <wp:anchor distT="0" distB="0" distL="114293" distR="114293" simplePos="0" relativeHeight="251649024" behindDoc="0" locked="0" layoutInCell="1" allowOverlap="1" wp14:anchorId="2FB21268" wp14:editId="5D78E89C">
                <wp:simplePos x="0" y="0"/>
                <wp:positionH relativeFrom="column">
                  <wp:posOffset>5423534</wp:posOffset>
                </wp:positionH>
                <wp:positionV relativeFrom="paragraph">
                  <wp:posOffset>20955</wp:posOffset>
                </wp:positionV>
                <wp:extent cx="0" cy="4195445"/>
                <wp:effectExtent l="0" t="0" r="0" b="0"/>
                <wp:wrapNone/>
                <wp:docPr id="2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544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49024;visibility:visible;mso-wrap-style:square;mso-width-percent:0;mso-height-percent:0;mso-wrap-distance-left:3.17481mm;mso-wrap-distance-top:0;mso-wrap-distance-right:3.17481mm;mso-wrap-distance-bottom:0;mso-position-horizontal:absolute;mso-position-horizontal-relative:text;mso-position-vertical:absolute;mso-position-vertical-relative:text;mso-width-percent:0;mso-height-percent:0;mso-width-relative:page;mso-height-relative:page" from="427.05pt,1.65pt" to="427.0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" stroked="f"/>
            </w:pict>
          </mc:Fallback>
        </mc:AlternateContent>
      </w:r>
      <w:r w:rsidR="00336CEB" w:rsidRPr="00B26E37">
        <w:rPr>
          <w:rFonts w:ascii="Arial" w:hAnsi="Arial" w:cs="Arial"/>
          <w:sz w:val="22"/>
          <w:szCs w:val="22"/>
        </w:rPr>
        <w:t>1</w:t>
      </w:r>
      <w:r w:rsidR="003F1267" w:rsidRPr="00B26E37">
        <w:rPr>
          <w:rFonts w:ascii="Arial" w:hAnsi="Arial" w:cs="Arial"/>
          <w:sz w:val="22"/>
          <w:szCs w:val="22"/>
        </w:rPr>
        <w:t>.</w:t>
      </w:r>
      <w:r w:rsidR="00336CEB" w:rsidRPr="00B26E37">
        <w:rPr>
          <w:rFonts w:ascii="Arial" w:hAnsi="Arial" w:cs="Arial"/>
          <w:sz w:val="22"/>
          <w:szCs w:val="22"/>
        </w:rPr>
        <w:t xml:space="preserve">   </w:t>
      </w:r>
      <w:r w:rsidR="003F1267" w:rsidRPr="00B26E37">
        <w:rPr>
          <w:rFonts w:ascii="Arial" w:hAnsi="Arial" w:cs="Arial"/>
          <w:sz w:val="22"/>
          <w:szCs w:val="22"/>
        </w:rPr>
        <w:t xml:space="preserve">Write your answers </w:t>
      </w:r>
      <w:r w:rsidR="003F1267" w:rsidRPr="00B26E37">
        <w:rPr>
          <w:rFonts w:ascii="Arial" w:hAnsi="Arial" w:cs="Arial"/>
          <w:b/>
          <w:sz w:val="22"/>
          <w:szCs w:val="22"/>
        </w:rPr>
        <w:t>with units</w:t>
      </w:r>
      <w:r w:rsidR="00F05383" w:rsidRPr="00B26E37">
        <w:rPr>
          <w:rFonts w:ascii="Arial" w:hAnsi="Arial" w:cs="Arial"/>
          <w:sz w:val="22"/>
          <w:szCs w:val="22"/>
        </w:rPr>
        <w:t xml:space="preserve"> (unless inappropriate</w:t>
      </w:r>
      <w:r w:rsidR="00127EE8" w:rsidRPr="00B26E37">
        <w:rPr>
          <w:rFonts w:ascii="Arial" w:hAnsi="Arial" w:cs="Arial"/>
          <w:sz w:val="22"/>
          <w:szCs w:val="22"/>
        </w:rPr>
        <w:t>)</w:t>
      </w:r>
      <w:r w:rsidR="00F05383" w:rsidRPr="00B26E37">
        <w:rPr>
          <w:rFonts w:ascii="Arial" w:hAnsi="Arial" w:cs="Arial"/>
          <w:sz w:val="22"/>
          <w:szCs w:val="22"/>
        </w:rPr>
        <w:t xml:space="preserve"> </w:t>
      </w:r>
      <w:r w:rsidR="003F1267" w:rsidRPr="00B26E37">
        <w:rPr>
          <w:rFonts w:ascii="Arial" w:hAnsi="Arial" w:cs="Arial"/>
          <w:sz w:val="22"/>
          <w:szCs w:val="22"/>
        </w:rPr>
        <w:t>in the</w:t>
      </w:r>
      <w:r w:rsidR="00336CEB" w:rsidRPr="00B26E37">
        <w:rPr>
          <w:rFonts w:ascii="Arial" w:hAnsi="Arial" w:cs="Arial"/>
          <w:sz w:val="22"/>
          <w:szCs w:val="22"/>
        </w:rPr>
        <w:t xml:space="preserve"> </w:t>
      </w:r>
      <w:r w:rsidR="003F1267" w:rsidRPr="00B26E37">
        <w:rPr>
          <w:rFonts w:ascii="Arial" w:hAnsi="Arial" w:cs="Arial"/>
          <w:sz w:val="22"/>
          <w:szCs w:val="22"/>
        </w:rPr>
        <w:t>spaces provided</w:t>
      </w:r>
      <w:r w:rsidR="00253B5F">
        <w:rPr>
          <w:rFonts w:ascii="Arial" w:hAnsi="Arial" w:cs="Arial"/>
          <w:sz w:val="22"/>
          <w:szCs w:val="22"/>
        </w:rPr>
        <w:t xml:space="preserve"> whenever applicable</w:t>
      </w:r>
      <w:r w:rsidR="003F1267" w:rsidRPr="00B26E37">
        <w:rPr>
          <w:rFonts w:ascii="Arial" w:hAnsi="Arial" w:cs="Arial"/>
          <w:sz w:val="22"/>
          <w:szCs w:val="22"/>
        </w:rPr>
        <w:t>.</w:t>
      </w:r>
    </w:p>
    <w:p w:rsidR="003F1267" w:rsidRPr="00B26E37" w:rsidRDefault="00336CEB" w:rsidP="00205F4F">
      <w:pPr>
        <w:ind w:left="360" w:right="-607" w:hanging="360"/>
        <w:jc w:val="both"/>
        <w:rPr>
          <w:rFonts w:ascii="Arial" w:hAnsi="Arial" w:cs="Arial"/>
          <w:sz w:val="22"/>
          <w:szCs w:val="22"/>
        </w:rPr>
      </w:pPr>
      <w:r w:rsidRPr="00B26E37">
        <w:rPr>
          <w:rFonts w:ascii="Arial" w:hAnsi="Arial" w:cs="Arial"/>
          <w:sz w:val="22"/>
          <w:szCs w:val="22"/>
        </w:rPr>
        <w:t>2</w:t>
      </w:r>
      <w:r w:rsidR="003F1267" w:rsidRPr="00B26E37">
        <w:rPr>
          <w:rFonts w:ascii="Arial" w:hAnsi="Arial" w:cs="Arial"/>
          <w:sz w:val="22"/>
          <w:szCs w:val="22"/>
        </w:rPr>
        <w:t>.</w:t>
      </w:r>
      <w:r w:rsidR="003F1267" w:rsidRPr="00B26E37">
        <w:rPr>
          <w:rFonts w:ascii="Arial" w:hAnsi="Arial" w:cs="Arial"/>
          <w:sz w:val="22"/>
          <w:szCs w:val="22"/>
        </w:rPr>
        <w:tab/>
        <w:t xml:space="preserve">If you need more space, </w:t>
      </w:r>
      <w:r w:rsidR="003F1267" w:rsidRPr="003B4986">
        <w:rPr>
          <w:rFonts w:ascii="Arial" w:hAnsi="Arial" w:cs="Arial"/>
          <w:sz w:val="22"/>
          <w:szCs w:val="22"/>
          <w:u w:val="single"/>
        </w:rPr>
        <w:t>use the back of the previous page</w:t>
      </w:r>
      <w:r w:rsidR="003F1267" w:rsidRPr="00B26E37">
        <w:rPr>
          <w:rFonts w:ascii="Arial" w:hAnsi="Arial" w:cs="Arial"/>
          <w:sz w:val="22"/>
          <w:szCs w:val="22"/>
        </w:rPr>
        <w:t>, BUT please leave a note directing the marker to any such extra work.</w:t>
      </w:r>
    </w:p>
    <w:p w:rsidR="003F1267" w:rsidRPr="00B26E37" w:rsidRDefault="00336CEB" w:rsidP="00205F4F">
      <w:pPr>
        <w:tabs>
          <w:tab w:val="left" w:pos="9293"/>
        </w:tabs>
        <w:ind w:left="360" w:right="-607" w:hanging="360"/>
        <w:jc w:val="both"/>
        <w:rPr>
          <w:rFonts w:ascii="Arial" w:hAnsi="Arial" w:cs="Arial"/>
          <w:sz w:val="22"/>
          <w:szCs w:val="22"/>
        </w:rPr>
      </w:pPr>
      <w:r w:rsidRPr="00B26E37">
        <w:rPr>
          <w:rFonts w:ascii="Arial" w:hAnsi="Arial" w:cs="Arial"/>
          <w:sz w:val="22"/>
          <w:szCs w:val="22"/>
        </w:rPr>
        <w:t>3</w:t>
      </w:r>
      <w:r w:rsidR="003F1267" w:rsidRPr="00B26E37">
        <w:rPr>
          <w:rFonts w:ascii="Arial" w:hAnsi="Arial" w:cs="Arial"/>
          <w:sz w:val="22"/>
          <w:szCs w:val="22"/>
        </w:rPr>
        <w:t>.</w:t>
      </w:r>
      <w:r w:rsidR="003F1267" w:rsidRPr="00B26E37">
        <w:rPr>
          <w:rFonts w:ascii="Arial" w:hAnsi="Arial" w:cs="Arial"/>
          <w:sz w:val="22"/>
          <w:szCs w:val="22"/>
        </w:rPr>
        <w:tab/>
      </w:r>
      <w:r w:rsidR="003F1267" w:rsidRPr="00B26E37">
        <w:rPr>
          <w:rFonts w:ascii="Arial" w:hAnsi="Arial" w:cs="Arial"/>
          <w:b/>
          <w:sz w:val="22"/>
          <w:szCs w:val="22"/>
        </w:rPr>
        <w:t xml:space="preserve">To earn full marks, your solutions must show your </w:t>
      </w:r>
      <w:r w:rsidR="00F45D0D">
        <w:rPr>
          <w:rFonts w:ascii="Arial" w:hAnsi="Arial" w:cs="Arial"/>
          <w:b/>
          <w:sz w:val="22"/>
          <w:szCs w:val="22"/>
        </w:rPr>
        <w:t xml:space="preserve">full </w:t>
      </w:r>
      <w:r w:rsidR="003F1267" w:rsidRPr="00B26E37">
        <w:rPr>
          <w:rFonts w:ascii="Arial" w:hAnsi="Arial" w:cs="Arial"/>
          <w:b/>
          <w:sz w:val="22"/>
          <w:szCs w:val="22"/>
        </w:rPr>
        <w:t>reasoning</w:t>
      </w:r>
      <w:r w:rsidR="0071736E">
        <w:rPr>
          <w:rFonts w:ascii="Arial" w:hAnsi="Arial" w:cs="Arial"/>
          <w:b/>
          <w:sz w:val="22"/>
          <w:szCs w:val="22"/>
        </w:rPr>
        <w:t xml:space="preserve">. </w:t>
      </w:r>
      <w:r w:rsidR="003F1267" w:rsidRPr="00B26E37">
        <w:rPr>
          <w:rFonts w:ascii="Arial" w:hAnsi="Arial" w:cs="Arial"/>
          <w:b/>
          <w:sz w:val="22"/>
          <w:szCs w:val="22"/>
        </w:rPr>
        <w:t>Correct answers without any appropriate reasoning or with</w:t>
      </w:r>
      <w:r w:rsidR="00AD5237">
        <w:rPr>
          <w:rFonts w:ascii="Arial" w:hAnsi="Arial" w:cs="Arial"/>
          <w:b/>
          <w:sz w:val="22"/>
          <w:szCs w:val="22"/>
        </w:rPr>
        <w:t xml:space="preserve"> unreadable reasoning will </w:t>
      </w:r>
      <w:r w:rsidR="007A59EA">
        <w:rPr>
          <w:rFonts w:ascii="Arial" w:hAnsi="Arial" w:cs="Arial"/>
          <w:b/>
          <w:sz w:val="22"/>
          <w:szCs w:val="22"/>
        </w:rPr>
        <w:t>not be awarded credit.</w:t>
      </w:r>
    </w:p>
    <w:p w:rsidR="00336CEB" w:rsidRPr="00B26E37" w:rsidRDefault="00336CEB" w:rsidP="006933D4">
      <w:pPr>
        <w:ind w:left="360" w:right="-607" w:hanging="360"/>
        <w:jc w:val="both"/>
        <w:rPr>
          <w:rFonts w:ascii="Arial" w:hAnsi="Arial" w:cs="Arial"/>
          <w:sz w:val="22"/>
          <w:szCs w:val="22"/>
        </w:rPr>
      </w:pPr>
      <w:r w:rsidRPr="00B26E37">
        <w:rPr>
          <w:rFonts w:ascii="Arial" w:hAnsi="Arial" w:cs="Arial"/>
          <w:sz w:val="22"/>
          <w:szCs w:val="22"/>
        </w:rPr>
        <w:t>4</w:t>
      </w:r>
      <w:r w:rsidR="003F1267" w:rsidRPr="00B26E37">
        <w:rPr>
          <w:rFonts w:ascii="Arial" w:hAnsi="Arial" w:cs="Arial"/>
          <w:sz w:val="22"/>
          <w:szCs w:val="22"/>
        </w:rPr>
        <w:t>.</w:t>
      </w:r>
      <w:r w:rsidR="003F1267" w:rsidRPr="00B26E37">
        <w:rPr>
          <w:rFonts w:ascii="Arial" w:hAnsi="Arial" w:cs="Arial"/>
          <w:sz w:val="22"/>
          <w:szCs w:val="22"/>
        </w:rPr>
        <w:tab/>
        <w:t>Make sure your calculator is in either radians or degrees, as required.</w:t>
      </w:r>
      <w:r w:rsidR="004B2083">
        <w:rPr>
          <w:rFonts w:ascii="Arial" w:hAnsi="Arial" w:cs="Arial"/>
          <w:sz w:val="22"/>
          <w:szCs w:val="22"/>
        </w:rPr>
        <w:t xml:space="preserve"> If you use a programmable calculator, make sure that the </w:t>
      </w:r>
      <w:r w:rsidR="004B2083" w:rsidRPr="003B4986">
        <w:rPr>
          <w:rFonts w:ascii="Arial" w:hAnsi="Arial" w:cs="Arial"/>
          <w:sz w:val="22"/>
          <w:szCs w:val="22"/>
          <w:u w:val="single"/>
        </w:rPr>
        <w:t>memory is cleared</w:t>
      </w:r>
      <w:r w:rsidR="004B2083">
        <w:rPr>
          <w:rFonts w:ascii="Arial" w:hAnsi="Arial" w:cs="Arial"/>
          <w:sz w:val="22"/>
          <w:szCs w:val="22"/>
        </w:rPr>
        <w:t>.</w:t>
      </w:r>
    </w:p>
    <w:p w:rsidR="00D32218" w:rsidRDefault="006A1338" w:rsidP="00253B5F">
      <w:pPr>
        <w:tabs>
          <w:tab w:val="left" w:pos="630"/>
          <w:tab w:val="left" w:pos="720"/>
        </w:tabs>
        <w:jc w:val="both"/>
        <w:rPr>
          <w:rFonts w:ascii="Arial" w:hAnsi="Arial" w:cs="Arial"/>
          <w:sz w:val="22"/>
          <w:szCs w:val="22"/>
        </w:rPr>
      </w:pPr>
      <w:r w:rsidRPr="00B26E37">
        <w:rPr>
          <w:rFonts w:ascii="Arial" w:hAnsi="Arial" w:cs="Arial"/>
          <w:sz w:val="22"/>
          <w:szCs w:val="22"/>
        </w:rPr>
        <w:t>5.</w:t>
      </w:r>
      <w:r w:rsidRPr="00B26E37">
        <w:rPr>
          <w:rFonts w:ascii="Arial" w:hAnsi="Arial" w:cs="Arial"/>
          <w:b/>
          <w:sz w:val="22"/>
          <w:szCs w:val="22"/>
        </w:rPr>
        <w:t xml:space="preserve"> </w:t>
      </w:r>
      <w:r w:rsidRPr="00B26E37">
        <w:rPr>
          <w:rFonts w:ascii="Arial" w:hAnsi="Arial" w:cs="Arial"/>
          <w:sz w:val="22"/>
          <w:szCs w:val="22"/>
        </w:rPr>
        <w:t xml:space="preserve">  Ask a proctor to clarify a question if you think it is necessary.</w:t>
      </w:r>
      <w:r w:rsidR="004B2083">
        <w:rPr>
          <w:rFonts w:ascii="Arial" w:hAnsi="Arial" w:cs="Arial"/>
          <w:sz w:val="22"/>
          <w:szCs w:val="22"/>
        </w:rPr>
        <w:t xml:space="preserve"> If the student proctor cannot </w:t>
      </w:r>
    </w:p>
    <w:p w:rsidR="006A1338" w:rsidRPr="00B26E37" w:rsidRDefault="00D32218" w:rsidP="00253B5F">
      <w:pPr>
        <w:tabs>
          <w:tab w:val="left" w:pos="630"/>
          <w:tab w:val="left" w:pos="720"/>
        </w:tabs>
        <w:jc w:val="both"/>
        <w:rPr>
          <w:rFonts w:ascii="Arial" w:hAnsi="Arial" w:cs="Arial"/>
          <w:sz w:val="22"/>
          <w:szCs w:val="22"/>
        </w:rPr>
      </w:pPr>
      <w:r>
        <w:rPr>
          <w:rFonts w:ascii="Arial" w:hAnsi="Arial" w:cs="Arial"/>
          <w:sz w:val="22"/>
          <w:szCs w:val="22"/>
        </w:rPr>
        <w:t xml:space="preserve">      A</w:t>
      </w:r>
      <w:r w:rsidR="004B2083">
        <w:rPr>
          <w:rFonts w:ascii="Arial" w:hAnsi="Arial" w:cs="Arial"/>
          <w:sz w:val="22"/>
          <w:szCs w:val="22"/>
        </w:rPr>
        <w:t>nswer</w:t>
      </w:r>
      <w:r>
        <w:rPr>
          <w:rFonts w:ascii="Arial" w:hAnsi="Arial" w:cs="Arial"/>
          <w:sz w:val="22"/>
          <w:szCs w:val="22"/>
        </w:rPr>
        <w:t xml:space="preserve"> </w:t>
      </w:r>
      <w:r w:rsidR="004B2083">
        <w:rPr>
          <w:rFonts w:ascii="Arial" w:hAnsi="Arial" w:cs="Arial"/>
          <w:sz w:val="22"/>
          <w:szCs w:val="22"/>
        </w:rPr>
        <w:t xml:space="preserve">your question </w:t>
      </w:r>
      <w:r w:rsidR="003B4986">
        <w:rPr>
          <w:rFonts w:ascii="Arial" w:hAnsi="Arial" w:cs="Arial"/>
          <w:sz w:val="22"/>
          <w:szCs w:val="22"/>
        </w:rPr>
        <w:t>satisfactorily;</w:t>
      </w:r>
      <w:r w:rsidR="004B2083">
        <w:rPr>
          <w:rFonts w:ascii="Arial" w:hAnsi="Arial" w:cs="Arial"/>
          <w:sz w:val="22"/>
          <w:szCs w:val="22"/>
        </w:rPr>
        <w:t xml:space="preserve"> ask him / her to call </w:t>
      </w:r>
      <w:r w:rsidR="00253B5F">
        <w:rPr>
          <w:rFonts w:ascii="Arial" w:hAnsi="Arial" w:cs="Arial"/>
          <w:sz w:val="22"/>
          <w:szCs w:val="22"/>
        </w:rPr>
        <w:t>the Professor</w:t>
      </w:r>
      <w:r w:rsidR="004B2083">
        <w:rPr>
          <w:rFonts w:ascii="Arial" w:hAnsi="Arial" w:cs="Arial"/>
          <w:sz w:val="22"/>
          <w:szCs w:val="22"/>
        </w:rPr>
        <w:t>.</w:t>
      </w:r>
    </w:p>
    <w:p w:rsidR="00742EAF" w:rsidRDefault="006A1338" w:rsidP="006A1338">
      <w:pPr>
        <w:tabs>
          <w:tab w:val="left" w:pos="630"/>
          <w:tab w:val="left" w:pos="720"/>
        </w:tabs>
        <w:jc w:val="both"/>
        <w:rPr>
          <w:rFonts w:ascii="Arial" w:hAnsi="Arial" w:cs="Arial"/>
          <w:sz w:val="22"/>
          <w:szCs w:val="22"/>
        </w:rPr>
      </w:pPr>
      <w:r w:rsidRPr="00B26E37">
        <w:rPr>
          <w:rFonts w:ascii="Arial" w:hAnsi="Arial" w:cs="Arial"/>
          <w:sz w:val="22"/>
          <w:szCs w:val="22"/>
        </w:rPr>
        <w:t xml:space="preserve">6.   </w:t>
      </w:r>
      <w:r w:rsidRPr="0087008C">
        <w:rPr>
          <w:rFonts w:ascii="Arial" w:hAnsi="Arial" w:cs="Arial"/>
          <w:b/>
          <w:sz w:val="22"/>
          <w:szCs w:val="22"/>
          <w:u w:val="single"/>
        </w:rPr>
        <w:t>Assume any data</w:t>
      </w:r>
      <w:r w:rsidRPr="00B26E37">
        <w:rPr>
          <w:rFonts w:ascii="Arial" w:hAnsi="Arial" w:cs="Arial"/>
          <w:sz w:val="22"/>
          <w:szCs w:val="22"/>
        </w:rPr>
        <w:t xml:space="preserve"> that is given is accurate to as many s</w:t>
      </w:r>
      <w:r w:rsidR="00742EAF">
        <w:rPr>
          <w:rFonts w:ascii="Arial" w:hAnsi="Arial" w:cs="Arial"/>
          <w:sz w:val="22"/>
          <w:szCs w:val="22"/>
        </w:rPr>
        <w:t>ignificant figures as necessary.</w:t>
      </w:r>
    </w:p>
    <w:p w:rsidR="00742EAF" w:rsidRPr="00A35701" w:rsidDel="00B81C4E" w:rsidRDefault="0071736E" w:rsidP="0074098A">
      <w:pPr>
        <w:tabs>
          <w:tab w:val="left" w:pos="630"/>
          <w:tab w:val="left" w:pos="720"/>
        </w:tabs>
        <w:jc w:val="both"/>
        <w:rPr>
          <w:del w:id="0" w:author="Simarjeet Saini" w:date="2013-04-09T20:29:00Z"/>
          <w:rFonts w:ascii="Arial" w:hAnsi="Arial" w:cs="Arial"/>
          <w:sz w:val="22"/>
          <w:szCs w:val="22"/>
        </w:rPr>
      </w:pPr>
      <w:r>
        <w:rPr>
          <w:rFonts w:ascii="Arial" w:hAnsi="Arial" w:cs="Arial"/>
          <w:sz w:val="22"/>
          <w:szCs w:val="22"/>
        </w:rPr>
        <w:t xml:space="preserve">7.   </w:t>
      </w:r>
      <w:r w:rsidRPr="00A35701">
        <w:rPr>
          <w:rFonts w:ascii="Arial" w:hAnsi="Arial" w:cs="Arial"/>
          <w:sz w:val="22"/>
          <w:szCs w:val="22"/>
        </w:rPr>
        <w:t xml:space="preserve">Ensure your booklet has </w:t>
      </w:r>
      <w:r w:rsidR="00D5315C">
        <w:rPr>
          <w:rFonts w:ascii="Arial" w:hAnsi="Arial" w:cs="Arial"/>
          <w:sz w:val="22"/>
          <w:szCs w:val="22"/>
        </w:rPr>
        <w:t>8</w:t>
      </w:r>
      <w:r w:rsidR="00B81C4E" w:rsidRPr="00A35701">
        <w:rPr>
          <w:rFonts w:ascii="Arial" w:hAnsi="Arial" w:cs="Arial"/>
          <w:sz w:val="22"/>
          <w:szCs w:val="22"/>
        </w:rPr>
        <w:t xml:space="preserve"> </w:t>
      </w:r>
      <w:r w:rsidRPr="00A35701">
        <w:rPr>
          <w:rFonts w:ascii="Arial" w:hAnsi="Arial" w:cs="Arial"/>
          <w:sz w:val="22"/>
          <w:szCs w:val="22"/>
        </w:rPr>
        <w:t xml:space="preserve">pages and </w:t>
      </w:r>
      <w:r w:rsidR="00B81C4E">
        <w:rPr>
          <w:rFonts w:ascii="Arial" w:hAnsi="Arial" w:cs="Arial"/>
          <w:sz w:val="22"/>
          <w:szCs w:val="22"/>
        </w:rPr>
        <w:t>5</w:t>
      </w:r>
      <w:r w:rsidR="00B81C4E" w:rsidRPr="00A35701">
        <w:rPr>
          <w:rFonts w:ascii="Arial" w:hAnsi="Arial" w:cs="Arial"/>
          <w:sz w:val="22"/>
          <w:szCs w:val="22"/>
        </w:rPr>
        <w:t xml:space="preserve"> </w:t>
      </w:r>
      <w:r w:rsidR="00742EAF" w:rsidRPr="00A35701">
        <w:rPr>
          <w:rFonts w:ascii="Arial" w:hAnsi="Arial" w:cs="Arial"/>
          <w:sz w:val="22"/>
          <w:szCs w:val="22"/>
        </w:rPr>
        <w:t xml:space="preserve">questions, there should be a formula sheet at the </w:t>
      </w:r>
    </w:p>
    <w:p w:rsidR="00742EAF" w:rsidRPr="00A35701" w:rsidRDefault="007A7ADF" w:rsidP="00742EAF">
      <w:pPr>
        <w:tabs>
          <w:tab w:val="left" w:pos="630"/>
          <w:tab w:val="left" w:pos="720"/>
        </w:tabs>
        <w:jc w:val="both"/>
        <w:rPr>
          <w:rFonts w:ascii="Arial" w:hAnsi="Arial" w:cs="Arial"/>
          <w:sz w:val="22"/>
          <w:szCs w:val="22"/>
        </w:rPr>
      </w:pPr>
      <w:r>
        <w:rPr>
          <w:rFonts w:ascii="Arial" w:hAnsi="Arial" w:cs="Arial"/>
          <w:sz w:val="22"/>
          <w:szCs w:val="22"/>
        </w:rPr>
        <w:t xml:space="preserve">      </w:t>
      </w:r>
      <w:proofErr w:type="gramStart"/>
      <w:r w:rsidR="00742EAF" w:rsidRPr="00A35701">
        <w:rPr>
          <w:rFonts w:ascii="Arial" w:hAnsi="Arial" w:cs="Arial"/>
          <w:sz w:val="22"/>
          <w:szCs w:val="22"/>
        </w:rPr>
        <w:t>end</w:t>
      </w:r>
      <w:proofErr w:type="gramEnd"/>
      <w:r w:rsidR="00742EAF" w:rsidRPr="00A35701">
        <w:rPr>
          <w:rFonts w:ascii="Arial" w:hAnsi="Arial" w:cs="Arial"/>
          <w:sz w:val="22"/>
          <w:szCs w:val="22"/>
        </w:rPr>
        <w:t xml:space="preserve"> and an extra page for over flow calculations if needed. If you use this page please </w:t>
      </w:r>
    </w:p>
    <w:p w:rsidR="00742EAF" w:rsidRPr="00A35701" w:rsidRDefault="00742EAF" w:rsidP="00742EAF">
      <w:pPr>
        <w:tabs>
          <w:tab w:val="left" w:pos="630"/>
          <w:tab w:val="left" w:pos="720"/>
        </w:tabs>
        <w:jc w:val="both"/>
        <w:rPr>
          <w:rFonts w:ascii="Arial" w:hAnsi="Arial" w:cs="Arial"/>
          <w:sz w:val="22"/>
          <w:szCs w:val="22"/>
        </w:rPr>
      </w:pPr>
      <w:r w:rsidRPr="00A35701">
        <w:rPr>
          <w:rFonts w:ascii="Arial" w:hAnsi="Arial" w:cs="Arial"/>
          <w:sz w:val="22"/>
          <w:szCs w:val="22"/>
        </w:rPr>
        <w:t xml:space="preserve">      </w:t>
      </w:r>
      <w:proofErr w:type="gramStart"/>
      <w:r w:rsidRPr="00A35701">
        <w:rPr>
          <w:rFonts w:ascii="Arial" w:hAnsi="Arial" w:cs="Arial"/>
          <w:sz w:val="22"/>
          <w:szCs w:val="22"/>
        </w:rPr>
        <w:t>provide</w:t>
      </w:r>
      <w:proofErr w:type="gramEnd"/>
      <w:r w:rsidRPr="00A35701">
        <w:rPr>
          <w:rFonts w:ascii="Arial" w:hAnsi="Arial" w:cs="Arial"/>
          <w:sz w:val="22"/>
          <w:szCs w:val="22"/>
        </w:rPr>
        <w:t xml:space="preserve"> very clear instructions to the marker</w:t>
      </w:r>
    </w:p>
    <w:p w:rsidR="008E2466" w:rsidRDefault="00D14BE3" w:rsidP="00575314">
      <w:pPr>
        <w:tabs>
          <w:tab w:val="left" w:pos="630"/>
          <w:tab w:val="left" w:pos="720"/>
        </w:tabs>
      </w:pPr>
      <w:r>
        <w:t xml:space="preserve">      </w:t>
      </w:r>
      <w:r w:rsidR="008E2466" w:rsidRPr="008E2466">
        <w:t xml:space="preserve"> </w:t>
      </w:r>
      <w:r w:rsidR="00BE32EB" w:rsidRPr="00BE32EB">
        <w:t xml:space="preserve"> </w:t>
      </w:r>
    </w:p>
    <w:p w:rsidR="00575314" w:rsidRDefault="00575314" w:rsidP="008E246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4755"/>
      </w:tblGrid>
      <w:tr w:rsidR="00575314" w:rsidTr="001762CB">
        <w:tc>
          <w:tcPr>
            <w:tcW w:w="4754" w:type="dxa"/>
          </w:tcPr>
          <w:p w:rsidR="00575314" w:rsidRDefault="00575314" w:rsidP="008E2466">
            <w:pPr>
              <w:rPr>
                <w:rFonts w:ascii="Arial" w:hAnsi="Arial" w:cs="Arial"/>
                <w:sz w:val="22"/>
                <w:szCs w:val="22"/>
              </w:rPr>
            </w:pPr>
          </w:p>
        </w:tc>
        <w:tc>
          <w:tcPr>
            <w:tcW w:w="4755" w:type="dxa"/>
          </w:tcPr>
          <w:p w:rsidR="00575314" w:rsidRDefault="00575314" w:rsidP="008E2466">
            <w:pPr>
              <w:rPr>
                <w:rFonts w:ascii="Arial" w:hAnsi="Arial" w:cs="Arial"/>
                <w:sz w:val="22"/>
                <w:szCs w:val="22"/>
              </w:rPr>
            </w:pPr>
          </w:p>
        </w:tc>
      </w:tr>
    </w:tbl>
    <w:p w:rsidR="007A59EA" w:rsidRDefault="007A59EA" w:rsidP="00F05383">
      <w:pPr>
        <w:pStyle w:val="BodyTextIndent3"/>
        <w:rPr>
          <w:rFonts w:ascii="Arial" w:hAnsi="Arial" w:cs="Arial"/>
          <w:b/>
          <w:sz w:val="22"/>
          <w:szCs w:val="22"/>
        </w:rPr>
      </w:pPr>
    </w:p>
    <w:p w:rsidR="00F05383" w:rsidRPr="00B26E37" w:rsidRDefault="00F05383" w:rsidP="00575314">
      <w:pPr>
        <w:pStyle w:val="BodyTextIndent3"/>
        <w:rPr>
          <w:rFonts w:ascii="Arial" w:hAnsi="Arial" w:cs="Arial"/>
          <w:b/>
          <w:sz w:val="22"/>
          <w:szCs w:val="22"/>
        </w:rPr>
      </w:pPr>
      <w:r w:rsidRPr="00B26E37">
        <w:rPr>
          <w:rFonts w:ascii="Arial" w:hAnsi="Arial" w:cs="Arial"/>
          <w:b/>
          <w:sz w:val="22"/>
          <w:szCs w:val="22"/>
        </w:rPr>
        <w:t>MARKING SCHEME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4"/>
        <w:gridCol w:w="2574"/>
      </w:tblGrid>
      <w:tr w:rsidR="00F05383" w:rsidRPr="00B26E37">
        <w:tc>
          <w:tcPr>
            <w:tcW w:w="2574" w:type="dxa"/>
          </w:tcPr>
          <w:p w:rsidR="00F05383" w:rsidRPr="00B26E37" w:rsidRDefault="00F05383" w:rsidP="00872C64">
            <w:pPr>
              <w:pStyle w:val="BodyTextIndent3"/>
              <w:ind w:left="0" w:firstLine="0"/>
              <w:jc w:val="center"/>
              <w:rPr>
                <w:rFonts w:ascii="Arial" w:hAnsi="Arial" w:cs="Arial"/>
                <w:b/>
                <w:sz w:val="22"/>
                <w:szCs w:val="22"/>
              </w:rPr>
            </w:pPr>
            <w:r w:rsidRPr="00B26E37">
              <w:rPr>
                <w:rFonts w:ascii="Arial" w:hAnsi="Arial" w:cs="Arial"/>
                <w:b/>
                <w:sz w:val="22"/>
                <w:szCs w:val="22"/>
              </w:rPr>
              <w:t>MARK</w:t>
            </w:r>
          </w:p>
        </w:tc>
        <w:tc>
          <w:tcPr>
            <w:tcW w:w="2574" w:type="dxa"/>
          </w:tcPr>
          <w:p w:rsidR="00F05383" w:rsidRPr="00B26E37" w:rsidRDefault="00F05383" w:rsidP="00872C64">
            <w:pPr>
              <w:pStyle w:val="BodyTextIndent3"/>
              <w:ind w:left="0" w:firstLine="0"/>
              <w:jc w:val="center"/>
              <w:rPr>
                <w:rFonts w:ascii="Arial" w:hAnsi="Arial" w:cs="Arial"/>
                <w:b/>
                <w:sz w:val="22"/>
                <w:szCs w:val="22"/>
              </w:rPr>
            </w:pPr>
            <w:r w:rsidRPr="00B26E37">
              <w:rPr>
                <w:rFonts w:ascii="Arial" w:hAnsi="Arial" w:cs="Arial"/>
                <w:b/>
                <w:sz w:val="22"/>
                <w:szCs w:val="22"/>
              </w:rPr>
              <w:t>MARK</w:t>
            </w:r>
          </w:p>
        </w:tc>
      </w:tr>
      <w:tr w:rsidR="00F05383" w:rsidRPr="00B26E37" w:rsidTr="003051D6">
        <w:tc>
          <w:tcPr>
            <w:tcW w:w="2574" w:type="dxa"/>
            <w:vAlign w:val="center"/>
          </w:tcPr>
          <w:p w:rsidR="00F05383" w:rsidRDefault="00F05383" w:rsidP="0072170A">
            <w:pPr>
              <w:pStyle w:val="BodyTextIndent3"/>
              <w:ind w:left="0" w:firstLine="0"/>
              <w:jc w:val="left"/>
              <w:rPr>
                <w:rFonts w:ascii="Arial" w:hAnsi="Arial" w:cs="Arial"/>
                <w:sz w:val="22"/>
                <w:szCs w:val="22"/>
              </w:rPr>
            </w:pPr>
            <w:r w:rsidRPr="00B26E37">
              <w:rPr>
                <w:rFonts w:ascii="Arial" w:hAnsi="Arial" w:cs="Arial"/>
                <w:sz w:val="22"/>
                <w:szCs w:val="22"/>
              </w:rPr>
              <w:t>1.</w:t>
            </w:r>
          </w:p>
          <w:p w:rsidR="003051D6" w:rsidRPr="00B26E37" w:rsidRDefault="003051D6" w:rsidP="0072170A">
            <w:pPr>
              <w:pStyle w:val="BodyTextIndent3"/>
              <w:ind w:left="0" w:firstLine="0"/>
              <w:jc w:val="left"/>
              <w:rPr>
                <w:rFonts w:ascii="Arial" w:hAnsi="Arial" w:cs="Arial"/>
                <w:sz w:val="22"/>
                <w:szCs w:val="22"/>
              </w:rPr>
            </w:pPr>
          </w:p>
        </w:tc>
        <w:tc>
          <w:tcPr>
            <w:tcW w:w="2574" w:type="dxa"/>
            <w:vAlign w:val="center"/>
          </w:tcPr>
          <w:p w:rsidR="00F05383" w:rsidRDefault="007A59EA" w:rsidP="0072170A">
            <w:pPr>
              <w:pStyle w:val="BodyTextIndent3"/>
              <w:ind w:left="0" w:firstLine="0"/>
              <w:jc w:val="left"/>
              <w:rPr>
                <w:rFonts w:ascii="Arial" w:hAnsi="Arial" w:cs="Arial"/>
                <w:sz w:val="22"/>
                <w:szCs w:val="22"/>
              </w:rPr>
            </w:pPr>
            <w:r>
              <w:rPr>
                <w:rFonts w:ascii="Arial" w:hAnsi="Arial" w:cs="Arial"/>
                <w:sz w:val="22"/>
                <w:szCs w:val="22"/>
              </w:rPr>
              <w:t>4</w:t>
            </w:r>
            <w:r w:rsidR="00F05383" w:rsidRPr="00B26E37">
              <w:rPr>
                <w:rFonts w:ascii="Arial" w:hAnsi="Arial" w:cs="Arial"/>
                <w:sz w:val="22"/>
                <w:szCs w:val="22"/>
              </w:rPr>
              <w:t>.</w:t>
            </w:r>
          </w:p>
          <w:p w:rsidR="003051D6" w:rsidRPr="00B26E37" w:rsidRDefault="003051D6" w:rsidP="0072170A">
            <w:pPr>
              <w:pStyle w:val="BodyTextIndent3"/>
              <w:ind w:left="0" w:firstLine="0"/>
              <w:jc w:val="left"/>
              <w:rPr>
                <w:rFonts w:ascii="Arial" w:hAnsi="Arial" w:cs="Arial"/>
                <w:sz w:val="22"/>
                <w:szCs w:val="22"/>
              </w:rPr>
            </w:pPr>
          </w:p>
        </w:tc>
      </w:tr>
      <w:tr w:rsidR="00F05383" w:rsidRPr="00B26E37" w:rsidTr="003051D6">
        <w:tc>
          <w:tcPr>
            <w:tcW w:w="2574" w:type="dxa"/>
            <w:vAlign w:val="center"/>
          </w:tcPr>
          <w:p w:rsidR="00F05383" w:rsidRDefault="00F05383" w:rsidP="0072170A">
            <w:pPr>
              <w:pStyle w:val="BodyTextIndent3"/>
              <w:ind w:left="0" w:firstLine="0"/>
              <w:jc w:val="left"/>
              <w:rPr>
                <w:rFonts w:ascii="Arial" w:hAnsi="Arial" w:cs="Arial"/>
                <w:sz w:val="22"/>
                <w:szCs w:val="22"/>
              </w:rPr>
            </w:pPr>
            <w:r w:rsidRPr="00B26E37">
              <w:rPr>
                <w:rFonts w:ascii="Arial" w:hAnsi="Arial" w:cs="Arial"/>
                <w:sz w:val="22"/>
                <w:szCs w:val="22"/>
              </w:rPr>
              <w:t>2.</w:t>
            </w:r>
          </w:p>
          <w:p w:rsidR="003051D6" w:rsidRPr="00B26E37" w:rsidRDefault="003051D6" w:rsidP="0072170A">
            <w:pPr>
              <w:pStyle w:val="BodyTextIndent3"/>
              <w:ind w:left="0" w:firstLine="0"/>
              <w:jc w:val="left"/>
              <w:rPr>
                <w:rFonts w:ascii="Arial" w:hAnsi="Arial" w:cs="Arial"/>
                <w:sz w:val="22"/>
                <w:szCs w:val="22"/>
              </w:rPr>
            </w:pPr>
          </w:p>
        </w:tc>
        <w:tc>
          <w:tcPr>
            <w:tcW w:w="2574" w:type="dxa"/>
            <w:vAlign w:val="center"/>
          </w:tcPr>
          <w:p w:rsidR="00F05383" w:rsidRDefault="007A59EA" w:rsidP="0072170A">
            <w:pPr>
              <w:pStyle w:val="BodyTextIndent3"/>
              <w:ind w:left="0" w:firstLine="0"/>
              <w:jc w:val="left"/>
              <w:rPr>
                <w:rFonts w:ascii="Arial" w:hAnsi="Arial" w:cs="Arial"/>
                <w:sz w:val="22"/>
                <w:szCs w:val="22"/>
              </w:rPr>
            </w:pPr>
            <w:r>
              <w:rPr>
                <w:rFonts w:ascii="Arial" w:hAnsi="Arial" w:cs="Arial"/>
                <w:sz w:val="22"/>
                <w:szCs w:val="22"/>
              </w:rPr>
              <w:t>5</w:t>
            </w:r>
            <w:r w:rsidR="00F05383" w:rsidRPr="00B26E37">
              <w:rPr>
                <w:rFonts w:ascii="Arial" w:hAnsi="Arial" w:cs="Arial"/>
                <w:sz w:val="22"/>
                <w:szCs w:val="22"/>
              </w:rPr>
              <w:t>.</w:t>
            </w:r>
          </w:p>
          <w:p w:rsidR="003051D6" w:rsidRPr="00B26E37" w:rsidRDefault="003051D6" w:rsidP="0072170A">
            <w:pPr>
              <w:pStyle w:val="BodyTextIndent3"/>
              <w:ind w:left="0" w:firstLine="0"/>
              <w:jc w:val="left"/>
              <w:rPr>
                <w:rFonts w:ascii="Arial" w:hAnsi="Arial" w:cs="Arial"/>
                <w:sz w:val="22"/>
                <w:szCs w:val="22"/>
              </w:rPr>
            </w:pPr>
          </w:p>
        </w:tc>
      </w:tr>
      <w:tr w:rsidR="00F05383" w:rsidRPr="00B26E37" w:rsidTr="003051D6">
        <w:tc>
          <w:tcPr>
            <w:tcW w:w="2574" w:type="dxa"/>
            <w:vAlign w:val="center"/>
          </w:tcPr>
          <w:p w:rsidR="00F05383" w:rsidRDefault="00F05383" w:rsidP="0072170A">
            <w:pPr>
              <w:pStyle w:val="BodyTextIndent3"/>
              <w:ind w:left="0" w:firstLine="0"/>
              <w:jc w:val="left"/>
              <w:rPr>
                <w:rFonts w:ascii="Arial" w:hAnsi="Arial" w:cs="Arial"/>
                <w:sz w:val="22"/>
                <w:szCs w:val="22"/>
              </w:rPr>
            </w:pPr>
            <w:r w:rsidRPr="00B26E37">
              <w:rPr>
                <w:rFonts w:ascii="Arial" w:hAnsi="Arial" w:cs="Arial"/>
                <w:sz w:val="22"/>
                <w:szCs w:val="22"/>
              </w:rPr>
              <w:t>3.</w:t>
            </w:r>
          </w:p>
          <w:p w:rsidR="003051D6" w:rsidRPr="00B26E37" w:rsidRDefault="003051D6" w:rsidP="0072170A">
            <w:pPr>
              <w:pStyle w:val="BodyTextIndent3"/>
              <w:ind w:left="0" w:firstLine="0"/>
              <w:jc w:val="left"/>
              <w:rPr>
                <w:rFonts w:ascii="Arial" w:hAnsi="Arial" w:cs="Arial"/>
                <w:sz w:val="22"/>
                <w:szCs w:val="22"/>
              </w:rPr>
            </w:pPr>
          </w:p>
        </w:tc>
        <w:tc>
          <w:tcPr>
            <w:tcW w:w="2574" w:type="dxa"/>
            <w:vAlign w:val="center"/>
          </w:tcPr>
          <w:p w:rsidR="00F05383" w:rsidRDefault="006E71D0" w:rsidP="0072170A">
            <w:pPr>
              <w:pStyle w:val="BodyTextIndent3"/>
              <w:ind w:left="0" w:firstLine="0"/>
              <w:jc w:val="left"/>
              <w:rPr>
                <w:rFonts w:ascii="Arial" w:hAnsi="Arial" w:cs="Arial"/>
                <w:sz w:val="22"/>
                <w:szCs w:val="22"/>
              </w:rPr>
            </w:pPr>
            <w:r>
              <w:rPr>
                <w:rFonts w:ascii="Arial" w:hAnsi="Arial" w:cs="Arial"/>
                <w:sz w:val="22"/>
                <w:szCs w:val="22"/>
              </w:rPr>
              <w:t>Total</w:t>
            </w:r>
          </w:p>
          <w:p w:rsidR="003051D6" w:rsidRPr="00B26E37" w:rsidRDefault="003051D6" w:rsidP="0072170A">
            <w:pPr>
              <w:pStyle w:val="BodyTextIndent3"/>
              <w:ind w:left="0" w:firstLine="0"/>
              <w:jc w:val="left"/>
              <w:rPr>
                <w:rFonts w:ascii="Arial" w:hAnsi="Arial" w:cs="Arial"/>
                <w:sz w:val="22"/>
                <w:szCs w:val="22"/>
              </w:rPr>
            </w:pPr>
          </w:p>
        </w:tc>
      </w:tr>
    </w:tbl>
    <w:p w:rsidR="003E5044" w:rsidRDefault="003E5044" w:rsidP="002834F6">
      <w:pPr>
        <w:jc w:val="both"/>
        <w:rPr>
          <w:rFonts w:ascii="Arial" w:hAnsi="Arial" w:cs="Arial"/>
          <w:sz w:val="22"/>
          <w:szCs w:val="22"/>
        </w:rPr>
      </w:pPr>
    </w:p>
    <w:p w:rsidR="003E5044" w:rsidRDefault="003E5044" w:rsidP="002834F6">
      <w:pPr>
        <w:jc w:val="both"/>
        <w:rPr>
          <w:rFonts w:ascii="Arial" w:hAnsi="Arial" w:cs="Arial"/>
          <w:sz w:val="22"/>
          <w:szCs w:val="22"/>
        </w:rPr>
      </w:pPr>
    </w:p>
    <w:p w:rsidR="004467BD" w:rsidRDefault="004467BD" w:rsidP="002834F6">
      <w:pPr>
        <w:jc w:val="both"/>
        <w:rPr>
          <w:rFonts w:ascii="Arial" w:hAnsi="Arial" w:cs="Arial"/>
          <w:sz w:val="22"/>
          <w:szCs w:val="22"/>
        </w:rPr>
      </w:pPr>
    </w:p>
    <w:p w:rsidR="00923CAE" w:rsidRDefault="006E1F66" w:rsidP="002834F6">
      <w:pPr>
        <w:jc w:val="both"/>
        <w:rPr>
          <w:b/>
          <w:bCs/>
          <w:noProof/>
          <w:sz w:val="28"/>
          <w:szCs w:val="28"/>
          <w:u w:val="single"/>
          <w:lang w:val="en-CA" w:eastAsia="en-CA"/>
        </w:rPr>
      </w:pPr>
      <w:r>
        <w:rPr>
          <w:b/>
          <w:bCs/>
          <w:noProof/>
          <w:sz w:val="28"/>
          <w:szCs w:val="28"/>
          <w:u w:val="single"/>
          <w:lang w:val="en-CA" w:eastAsia="en-CA"/>
        </w:rPr>
        <w:lastRenderedPageBreak/>
        <w:t>Question 1</w:t>
      </w:r>
    </w:p>
    <w:p w:rsidR="00770616" w:rsidRDefault="00770616" w:rsidP="00177B92"/>
    <w:p w:rsidR="00714CFC" w:rsidRPr="00242F3D" w:rsidRDefault="00D53EC1" w:rsidP="00714CFC">
      <w:pPr>
        <w:rPr>
          <w:rFonts w:asciiTheme="majorBidi" w:hAnsiTheme="majorBidi" w:cstheme="majorBidi"/>
        </w:rPr>
      </w:pPr>
      <w:r>
        <w:rPr>
          <w:rFonts w:asciiTheme="majorBidi" w:hAnsiTheme="majorBidi" w:cstheme="majorBidi"/>
          <w:bCs/>
          <w:noProof/>
        </w:rPr>
        <mc:AlternateContent>
          <mc:Choice Requires="wpg">
            <w:drawing>
              <wp:anchor distT="0" distB="0" distL="114300" distR="114300" simplePos="0" relativeHeight="252349440" behindDoc="0" locked="0" layoutInCell="1" allowOverlap="1">
                <wp:simplePos x="0" y="0"/>
                <wp:positionH relativeFrom="column">
                  <wp:posOffset>3490633</wp:posOffset>
                </wp:positionH>
                <wp:positionV relativeFrom="paragraph">
                  <wp:posOffset>459607</wp:posOffset>
                </wp:positionV>
                <wp:extent cx="2902064" cy="2458085"/>
                <wp:effectExtent l="0" t="0" r="0" b="0"/>
                <wp:wrapNone/>
                <wp:docPr id="10" name="Group 10"/>
                <wp:cNvGraphicFramePr/>
                <a:graphic xmlns:a="http://schemas.openxmlformats.org/drawingml/2006/main">
                  <a:graphicData uri="http://schemas.microsoft.com/office/word/2010/wordprocessingGroup">
                    <wpg:wgp>
                      <wpg:cNvGrpSpPr/>
                      <wpg:grpSpPr>
                        <a:xfrm>
                          <a:off x="0" y="0"/>
                          <a:ext cx="2902064" cy="2458085"/>
                          <a:chOff x="0" y="0"/>
                          <a:chExt cx="2902064" cy="2458085"/>
                        </a:xfrm>
                      </wpg:grpSpPr>
                      <wpg:grpSp>
                        <wpg:cNvPr id="57" name="Group 57"/>
                        <wpg:cNvGrpSpPr/>
                        <wpg:grpSpPr>
                          <a:xfrm>
                            <a:off x="129654" y="0"/>
                            <a:ext cx="2772410" cy="2458085"/>
                            <a:chOff x="0" y="-83127"/>
                            <a:chExt cx="2772889" cy="2458192"/>
                          </a:xfrm>
                        </wpg:grpSpPr>
                        <wps:wsp>
                          <wps:cNvPr id="42" name="Straight Arrow Connector 42"/>
                          <wps:cNvCnPr/>
                          <wps:spPr>
                            <a:xfrm flipV="1">
                              <a:off x="279070" y="1733797"/>
                              <a:ext cx="528452" cy="94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3" name="Text Box 2"/>
                          <wps:cNvSpPr txBox="1">
                            <a:spLocks noChangeArrowheads="1"/>
                          </wps:cNvSpPr>
                          <wps:spPr bwMode="auto">
                            <a:xfrm>
                              <a:off x="403761" y="1454727"/>
                              <a:ext cx="403761" cy="273132"/>
                            </a:xfrm>
                            <a:prstGeom prst="rect">
                              <a:avLst/>
                            </a:prstGeom>
                            <a:noFill/>
                            <a:ln w="9525">
                              <a:noFill/>
                              <a:miter lim="800000"/>
                              <a:headEnd/>
                              <a:tailEnd/>
                            </a:ln>
                          </wps:spPr>
                          <wps:txbx>
                            <w:txbxContent>
                              <w:p w:rsidR="00F02C43" w:rsidRPr="005C2556" w:rsidRDefault="00F02C43" w:rsidP="005C2556">
                                <w:pPr>
                                  <w:rPr>
                                    <w:vertAlign w:val="subscript"/>
                                  </w:rPr>
                                </w:pPr>
                                <w:r>
                                  <w:t>y</w:t>
                                </w:r>
                                <w:r>
                                  <w:rPr>
                                    <w:vertAlign w:val="subscript"/>
                                  </w:rPr>
                                  <w:t>0</w:t>
                                </w:r>
                              </w:p>
                            </w:txbxContent>
                          </wps:txbx>
                          <wps:bodyPr rot="0" vert="horz" wrap="square" lIns="91440" tIns="45720" rIns="91440" bIns="45720" anchor="t" anchorCtr="0">
                            <a:spAutoFit/>
                          </wps:bodyPr>
                        </wps:wsp>
                        <wpg:grpSp>
                          <wpg:cNvPr id="56" name="Group 56"/>
                          <wpg:cNvGrpSpPr/>
                          <wpg:grpSpPr>
                            <a:xfrm>
                              <a:off x="0" y="-83127"/>
                              <a:ext cx="2772889" cy="2458192"/>
                              <a:chOff x="0" y="-83127"/>
                              <a:chExt cx="2772889" cy="2458192"/>
                            </a:xfrm>
                          </wpg:grpSpPr>
                          <wps:wsp>
                            <wps:cNvPr id="40" name="Text Box 2"/>
                            <wps:cNvSpPr txBox="1">
                              <a:spLocks noChangeArrowheads="1"/>
                            </wps:cNvSpPr>
                            <wps:spPr bwMode="auto">
                              <a:xfrm>
                                <a:off x="1235034" y="1537854"/>
                                <a:ext cx="219694" cy="273133"/>
                              </a:xfrm>
                              <a:prstGeom prst="rect">
                                <a:avLst/>
                              </a:prstGeom>
                              <a:noFill/>
                              <a:ln w="9525">
                                <a:noFill/>
                                <a:miter lim="800000"/>
                                <a:headEnd/>
                                <a:tailEnd/>
                              </a:ln>
                            </wps:spPr>
                            <wps:txbx>
                              <w:txbxContent>
                                <w:p w:rsidR="00F02C43" w:rsidRDefault="00F02C43">
                                  <w:r>
                                    <w:t>R</w:t>
                                  </w:r>
                                </w:p>
                              </w:txbxContent>
                            </wps:txbx>
                            <wps:bodyPr rot="0" vert="horz" wrap="square" lIns="91440" tIns="45720" rIns="91440" bIns="45720" anchor="t" anchorCtr="0">
                              <a:spAutoFit/>
                            </wps:bodyPr>
                          </wps:wsp>
                          <wpg:grpSp>
                            <wpg:cNvPr id="55" name="Group 55"/>
                            <wpg:cNvGrpSpPr/>
                            <wpg:grpSpPr>
                              <a:xfrm>
                                <a:off x="0" y="-83127"/>
                                <a:ext cx="2772889" cy="2458192"/>
                                <a:chOff x="0" y="-83127"/>
                                <a:chExt cx="2772889" cy="2458192"/>
                              </a:xfrm>
                            </wpg:grpSpPr>
                            <wps:wsp>
                              <wps:cNvPr id="18" name="Straight Connector 18"/>
                              <wps:cNvCnPr/>
                              <wps:spPr>
                                <a:xfrm flipH="1">
                                  <a:off x="0" y="2179122"/>
                                  <a:ext cx="2512612" cy="0"/>
                                </a:xfrm>
                                <a:prstGeom prst="line">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279070" y="0"/>
                                  <a:ext cx="7620" cy="2329180"/>
                                </a:xfrm>
                                <a:prstGeom prst="line">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1525980" y="1531917"/>
                                  <a:ext cx="124460"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54" name="Group 54"/>
                              <wpg:cNvGrpSpPr/>
                              <wpg:grpSpPr>
                                <a:xfrm>
                                  <a:off x="807522" y="136566"/>
                                  <a:ext cx="1668483" cy="1399089"/>
                                  <a:chOff x="0" y="0"/>
                                  <a:chExt cx="1668483" cy="1399089"/>
                                </a:xfrm>
                              </wpg:grpSpPr>
                              <wps:wsp>
                                <wps:cNvPr id="22" name="Straight Connector 22"/>
                                <wps:cNvCnPr/>
                                <wps:spPr>
                                  <a:xfrm flipV="1">
                                    <a:off x="0" y="498764"/>
                                    <a:ext cx="1083310"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53" name="Group 53"/>
                                <wpg:cNvGrpSpPr/>
                                <wpg:grpSpPr>
                                  <a:xfrm>
                                    <a:off x="0" y="0"/>
                                    <a:ext cx="1668483" cy="1399089"/>
                                    <a:chOff x="0" y="0"/>
                                    <a:chExt cx="1668483" cy="1399089"/>
                                  </a:xfrm>
                                </wpg:grpSpPr>
                                <wps:wsp>
                                  <wps:cNvPr id="23" name="Straight Connector 23"/>
                                  <wps:cNvCnPr/>
                                  <wps:spPr>
                                    <a:xfrm flipV="1">
                                      <a:off x="5937" y="504701"/>
                                      <a:ext cx="0" cy="8746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flipV="1">
                                      <a:off x="1086592" y="504701"/>
                                      <a:ext cx="0" cy="89027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5937" y="1383475"/>
                                      <a:ext cx="26239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flipV="1">
                                      <a:off x="267195" y="1312223"/>
                                      <a:ext cx="71700" cy="7156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flipH="1" flipV="1">
                                      <a:off x="338446" y="1312223"/>
                                      <a:ext cx="84454" cy="7399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837210" y="1395350"/>
                                      <a:ext cx="2482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flipV="1">
                                      <a:off x="421574" y="1306285"/>
                                      <a:ext cx="71120" cy="711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 name="Straight Connector 37"/>
                                  <wps:cNvCnPr/>
                                  <wps:spPr>
                                    <a:xfrm flipV="1">
                                      <a:off x="575953" y="1312223"/>
                                      <a:ext cx="57785" cy="711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Connector 38"/>
                                  <wps:cNvCnPr/>
                                  <wps:spPr>
                                    <a:xfrm flipH="1" flipV="1">
                                      <a:off x="492826" y="1312223"/>
                                      <a:ext cx="83820" cy="736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flipH="1" flipV="1">
                                      <a:off x="635330" y="1312223"/>
                                      <a:ext cx="84568" cy="868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0" y="356259"/>
                                      <a:ext cx="1083945"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a:off x="1169719" y="504701"/>
                                      <a:ext cx="0" cy="89027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48" name="Text Box 2"/>
                                  <wps:cNvSpPr txBox="1">
                                    <a:spLocks noChangeArrowheads="1"/>
                                  </wps:cNvSpPr>
                                  <wps:spPr bwMode="auto">
                                    <a:xfrm>
                                      <a:off x="314696" y="0"/>
                                      <a:ext cx="581891" cy="273132"/>
                                    </a:xfrm>
                                    <a:prstGeom prst="rect">
                                      <a:avLst/>
                                    </a:prstGeom>
                                    <a:noFill/>
                                    <a:ln w="9525">
                                      <a:noFill/>
                                      <a:miter lim="800000"/>
                                      <a:headEnd/>
                                      <a:tailEnd/>
                                    </a:ln>
                                  </wps:spPr>
                                  <wps:txbx>
                                    <w:txbxContent>
                                      <w:p w:rsidR="00F02C43" w:rsidRPr="005C2556" w:rsidRDefault="00F02C43" w:rsidP="005C2556">
                                        <w:pPr>
                                          <w:rPr>
                                            <w:vertAlign w:val="subscript"/>
                                          </w:rPr>
                                        </w:pPr>
                                        <w:r>
                                          <w:t>10 cm</w:t>
                                        </w:r>
                                      </w:p>
                                    </w:txbxContent>
                                  </wps:txbx>
                                  <wps:bodyPr rot="0" vert="horz" wrap="square" lIns="91440" tIns="45720" rIns="91440" bIns="45720" anchor="t" anchorCtr="0">
                                    <a:spAutoFit/>
                                  </wps:bodyPr>
                                </wps:wsp>
                                <wps:wsp>
                                  <wps:cNvPr id="49" name="Text Box 2"/>
                                  <wps:cNvSpPr txBox="1">
                                    <a:spLocks noChangeArrowheads="1"/>
                                  </wps:cNvSpPr>
                                  <wps:spPr bwMode="auto">
                                    <a:xfrm>
                                      <a:off x="1086592" y="789709"/>
                                      <a:ext cx="581891" cy="273132"/>
                                    </a:xfrm>
                                    <a:prstGeom prst="rect">
                                      <a:avLst/>
                                    </a:prstGeom>
                                    <a:noFill/>
                                    <a:ln w="9525">
                                      <a:noFill/>
                                      <a:miter lim="800000"/>
                                      <a:headEnd/>
                                      <a:tailEnd/>
                                    </a:ln>
                                  </wps:spPr>
                                  <wps:txbx>
                                    <w:txbxContent>
                                      <w:p w:rsidR="00F02C43" w:rsidRPr="005C2556" w:rsidRDefault="00F02C43" w:rsidP="005C2556">
                                        <w:pPr>
                                          <w:rPr>
                                            <w:vertAlign w:val="subscript"/>
                                          </w:rPr>
                                        </w:pPr>
                                        <w:r>
                                          <w:t>10 cm</w:t>
                                        </w:r>
                                      </w:p>
                                    </w:txbxContent>
                                  </wps:txbx>
                                  <wps:bodyPr rot="0" vert="horz" wrap="square" lIns="91440" tIns="45720" rIns="91440" bIns="45720" anchor="t" anchorCtr="0">
                                    <a:spAutoFit/>
                                  </wps:bodyPr>
                                </wps:wsp>
                              </wpg:grpSp>
                            </wpg:grpSp>
                            <wps:wsp>
                              <wps:cNvPr id="50" name="Text Box 2"/>
                              <wps:cNvSpPr txBox="1">
                                <a:spLocks noChangeArrowheads="1"/>
                              </wps:cNvSpPr>
                              <wps:spPr bwMode="auto">
                                <a:xfrm>
                                  <a:off x="2369128" y="2101932"/>
                                  <a:ext cx="403761" cy="273133"/>
                                </a:xfrm>
                                <a:prstGeom prst="rect">
                                  <a:avLst/>
                                </a:prstGeom>
                                <a:noFill/>
                                <a:ln w="9525">
                                  <a:noFill/>
                                  <a:miter lim="800000"/>
                                  <a:headEnd/>
                                  <a:tailEnd/>
                                </a:ln>
                              </wps:spPr>
                              <wps:txbx>
                                <w:txbxContent>
                                  <w:p w:rsidR="00F02C43" w:rsidRPr="005C2556" w:rsidRDefault="00F02C43" w:rsidP="0051551C">
                                    <w:pPr>
                                      <w:rPr>
                                        <w:vertAlign w:val="subscript"/>
                                      </w:rPr>
                                    </w:pPr>
                                    <w:proofErr w:type="gramStart"/>
                                    <w:r>
                                      <w:t>y</w:t>
                                    </w:r>
                                    <w:proofErr w:type="gramEnd"/>
                                  </w:p>
                                </w:txbxContent>
                              </wps:txbx>
                              <wps:bodyPr rot="0" vert="horz" wrap="square" lIns="91440" tIns="45720" rIns="91440" bIns="45720" anchor="t" anchorCtr="0">
                                <a:spAutoFit/>
                              </wps:bodyPr>
                            </wps:wsp>
                            <wps:wsp>
                              <wps:cNvPr id="51" name="Text Box 2"/>
                              <wps:cNvSpPr txBox="1">
                                <a:spLocks noChangeArrowheads="1"/>
                              </wps:cNvSpPr>
                              <wps:spPr bwMode="auto">
                                <a:xfrm>
                                  <a:off x="65315" y="-83127"/>
                                  <a:ext cx="403761" cy="273132"/>
                                </a:xfrm>
                                <a:prstGeom prst="rect">
                                  <a:avLst/>
                                </a:prstGeom>
                                <a:noFill/>
                                <a:ln w="9525">
                                  <a:noFill/>
                                  <a:miter lim="800000"/>
                                  <a:headEnd/>
                                  <a:tailEnd/>
                                </a:ln>
                              </wps:spPr>
                              <wps:txbx>
                                <w:txbxContent>
                                  <w:p w:rsidR="00F02C43" w:rsidRPr="005C2556" w:rsidRDefault="00F02C43" w:rsidP="0051551C">
                                    <w:pPr>
                                      <w:rPr>
                                        <w:vertAlign w:val="subscript"/>
                                      </w:rPr>
                                    </w:pPr>
                                    <w:proofErr w:type="gramStart"/>
                                    <w:r>
                                      <w:t>z</w:t>
                                    </w:r>
                                    <w:proofErr w:type="gramEnd"/>
                                  </w:p>
                                </w:txbxContent>
                              </wps:txbx>
                              <wps:bodyPr rot="0" vert="horz" wrap="square" lIns="91440" tIns="45720" rIns="91440" bIns="45720" anchor="t" anchorCtr="0">
                                <a:spAutoFit/>
                              </wps:bodyPr>
                            </wps:wsp>
                            <wps:wsp>
                              <wps:cNvPr id="52" name="Rectangle 52"/>
                              <wps:cNvSpPr/>
                              <wps:spPr>
                                <a:xfrm flipH="1">
                                  <a:off x="255320" y="314696"/>
                                  <a:ext cx="45085" cy="170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6" name="Text Box 2"/>
                        <wps:cNvSpPr txBox="1">
                          <a:spLocks noChangeArrowheads="1"/>
                        </wps:cNvSpPr>
                        <wps:spPr bwMode="auto">
                          <a:xfrm>
                            <a:off x="0" y="941696"/>
                            <a:ext cx="314609" cy="273050"/>
                          </a:xfrm>
                          <a:prstGeom prst="rect">
                            <a:avLst/>
                          </a:prstGeom>
                          <a:noFill/>
                          <a:ln w="9525">
                            <a:noFill/>
                            <a:miter lim="800000"/>
                            <a:headEnd/>
                            <a:tailEnd/>
                          </a:ln>
                        </wps:spPr>
                        <wps:txbx>
                          <w:txbxContent>
                            <w:p w:rsidR="00645F56" w:rsidRPr="00645F56" w:rsidRDefault="00645F56" w:rsidP="00645F56">
                              <w:pPr>
                                <w:rPr>
                                  <w:vertAlign w:val="subscript"/>
                                </w:rPr>
                              </w:pPr>
                              <w:r>
                                <w:t>I</w:t>
                              </w:r>
                              <w:r>
                                <w:rPr>
                                  <w:vertAlign w:val="subscript"/>
                                </w:rPr>
                                <w:t>1</w:t>
                              </w:r>
                            </w:p>
                          </w:txbxContent>
                        </wps:txbx>
                        <wps:bodyPr rot="0" vert="horz" wrap="square" lIns="91440" tIns="45720" rIns="91440" bIns="45720" anchor="t" anchorCtr="0">
                          <a:spAutoFit/>
                        </wps:bodyPr>
                      </wps:wsp>
                    </wpg:wgp>
                  </a:graphicData>
                </a:graphic>
              </wp:anchor>
            </w:drawing>
          </mc:Choice>
          <mc:Fallback>
            <w:pict>
              <v:group id="Group 10" o:spid="_x0000_s1028" style="position:absolute;margin-left:274.85pt;margin-top:36.2pt;width:228.5pt;height:193.55pt;z-index:252349440" coordsize="29020,2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">
                <v:group id="Group 57" o:spid="_x0000_s1029" style="position:absolute;left:1296;width:27724;height:24580" coordorigin=",-831" coordsize="27728,24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type id="_x0000_t32" coordsize="21600,21600" o:spt="32" o:oned="t" path="m,l21600,21600e" filled="f">
                    <v:path arrowok="t" fillok="f" o:connecttype="none"/>
                    <o:lock v:ext="edit" shapetype="t"/>
                  </v:shapetype>
                  <v:shape id="Straight Arrow Connector 42" o:spid="_x0000_s1030" type="#_x0000_t32" style="position:absolute;left:2790;top:17337;width:5285;height:9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thKcQAAADbAAAADwAAAGRycy9kb3ducmV2LnhtbESPX2vCMBTF3wd+h3AF32aqdGNUo4hj&#10;4BAcVUF8uzbXttjclCSz3bc3g8EeD+fPjzNf9qYRd3K+tqxgMk5AEBdW11wqOB4+nt9A+ICssbFM&#10;Cn7Iw3IxeJpjpm3HOd33oRRxhH2GCqoQ2kxKX1Rk0I9tSxy9q3UGQ5SulNphF8dNI6dJ8ioN1hwJ&#10;Fba0rqi47b9NhLyn+cv2tL2klK++usvneRfcWanRsF/NQATqw3/4r73RCtIp/H6JP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S2EpxAAAANsAAAAPAAAAAAAAAAAA&#10;AAAAAKECAABkcnMvZG93bnJldi54bWxQSwUGAAAAAAQABAD5AAAAkgMAAAAA&#10;" strokecolor="#4579b8 [3044]">
                    <v:stroke endarrow="open"/>
                  </v:shape>
                  <v:shape id="_x0000_s1031" type="#_x0000_t202" style="position:absolute;left:4037;top:14547;width:4038;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LWUsIA&#10;AADbAAAADwAAAGRycy9kb3ducmV2LnhtbESPQWvCQBSE7wX/w/KE3upGbaWkriJqwYOXarw/sq/Z&#10;0OzbkH2a+O+7hYLHYWa+YZbrwTfqRl2sAxuYTjJQxGWwNVcGivPnyzuoKMgWm8Bk4E4R1qvR0xJz&#10;G3r+ottJKpUgHHM04ETaXOtYOvIYJ6ElTt536DxKkl2lbYd9gvtGz7JsoT3WnBYctrR1VP6crt6A&#10;iN1M78Xex8NlOO56l5VvWBjzPB42H6CEBnmE/9sHa+B1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4tZSwgAAANsAAAAPAAAAAAAAAAAAAAAAAJgCAABkcnMvZG93&#10;bnJldi54bWxQSwUGAAAAAAQABAD1AAAAhwMAAAAA&#10;" filled="f" stroked="f">
                    <v:textbox style="mso-fit-shape-to-text:t">
                      <w:txbxContent>
                        <w:p w:rsidR="00F02C43" w:rsidRPr="005C2556" w:rsidRDefault="00F02C43" w:rsidP="005C2556">
                          <w:pPr>
                            <w:rPr>
                              <w:vertAlign w:val="subscript"/>
                            </w:rPr>
                          </w:pPr>
                          <w:r>
                            <w:t>y</w:t>
                          </w:r>
                          <w:r>
                            <w:rPr>
                              <w:vertAlign w:val="subscript"/>
                            </w:rPr>
                            <w:t>0</w:t>
                          </w:r>
                        </w:p>
                      </w:txbxContent>
                    </v:textbox>
                  </v:shape>
                  <v:group id="Group 56" o:spid="_x0000_s1032" style="position:absolute;top:-831;width:27728;height:24581" coordorigin=",-831" coordsize="27728,24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shape id="_x0000_s1033" type="#_x0000_t202" style="position:absolute;left:12350;top:15378;width:2197;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BIJb4A&#10;AADbAAAADwAAAGRycy9kb3ducmV2LnhtbERPTWvCQBC9F/wPywi91Y3FFomuIlbBQy9qvA/ZMRvM&#10;zobsaOK/7x4KHh/ve7kefKMe1MU6sIHpJANFXAZbc2WgOO8/5qCiIFtsApOBJ0VYr0ZvS8xt6PlI&#10;j5NUKoVwzNGAE2lzrWPpyGOchJY4cdfQeZQEu0rbDvsU7hv9mWXf2mPNqcFhS1tH5e109wZE7Gb6&#10;LHY+Hi7D70/vsvILC2Pex8NmAUpokJf4332wBm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kwSCW+AAAA2wAAAA8AAAAAAAAAAAAAAAAAmAIAAGRycy9kb3ducmV2&#10;LnhtbFBLBQYAAAAABAAEAPUAAACDAwAAAAA=&#10;" filled="f" stroked="f">
                      <v:textbox style="mso-fit-shape-to-text:t">
                        <w:txbxContent>
                          <w:p w:rsidR="00F02C43" w:rsidRDefault="00F02C43">
                            <w:r>
                              <w:t>R</w:t>
                            </w:r>
                          </w:p>
                        </w:txbxContent>
                      </v:textbox>
                    </v:shape>
                    <v:group id="Group 55" o:spid="_x0000_s1034" style="position:absolute;top:-831;width:27728;height:24581" coordorigin=",-831" coordsize="27728,24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line id="Straight Connector 18" o:spid="_x0000_s1035" style="position:absolute;flip:x;visibility:visible;mso-wrap-style:square" from="0,21791" to="25126,21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mRosAAAADbAAAADwAAAGRycy9kb3ducmV2LnhtbESPQYvCQAyF74L/YYiwN50qrCzVUURQ&#10;xJtuf0DsxLa0kymdsbb/3hwW9pbwXt77st0PrlE9daHybGC5SEAR595WXBjIfk/zH1AhIltsPJOB&#10;kQLsd9PJFlPr33yj/h4LJSEcUjRQxtimWoe8JIdh4Vti0Z6+cxhl7QptO3xLuGv0KknW2mHF0lBi&#10;S8eS8vr+cgZq/L6Oj3N+6sMaqb8V9bjKMmO+ZsNhAyrSEP/Nf9cXK/gCK7/IAHr3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FJkaLAAAAA2wAAAA8AAAAAAAAAAAAAAAAA&#10;oQIAAGRycy9kb3ducmV2LnhtbFBLBQYAAAAABAAEAPkAAACOAwAAAAA=&#10;" strokecolor="#4579b8 [3044]">
                        <v:stroke startarrow="block"/>
                      </v:line>
                      <v:line id="Straight Connector 19" o:spid="_x0000_s1036" style="position:absolute;visibility:visible;mso-wrap-style:square" from="2790,0" to="2866,23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TJKcEAAADbAAAADwAAAGRycy9kb3ducmV2LnhtbERPS2sCMRC+C/0PYQRvmvXR0q5GKaLg&#10;1cfB43QzboKbye4m6vrvm4LQ23x8z1msOleJO7XBelYwHmUgiAuvLZcKTsft8BNEiMgaK8+k4EkB&#10;Vsu33gJz7R+8p/shliKFcMhRgYmxzqUMhSGHYeRr4sRdfOswJtiWUrf4SOGukpMs+5AOLacGgzWt&#10;DRXXw80pOJt1N928b3bNtpnYy4+dVc15ptSg333PQUTq4r/45d7pNP8L/n5JB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tMkpwQAAANsAAAAPAAAAAAAAAAAAAAAA&#10;AKECAABkcnMvZG93bnJldi54bWxQSwUGAAAAAAQABAD5AAAAjwMAAAAA&#10;" strokecolor="#4579b8 [3044]">
                        <v:stroke startarrow="block"/>
                      </v:line>
                      <v:line id="Straight Connector 34" o:spid="_x0000_s1037" style="position:absolute;visibility:visible;mso-wrap-style:square" from="15259,15319" to="16504,15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Kn+8QAAADbAAAADwAAAGRycy9kb3ducmV2LnhtbESPzWoCQRCE74G8w9ABb3E2/qEbR5FA&#10;QEwuMT5Au9PuLu70bGY6uvr0mYDgsaiqr6j5snONOlGItWcDL/0MFHHhbc2lgd33+/MUVBRki41n&#10;MnChCMvF48Mcc+vP/EWnrZQqQTjmaKASaXOtY1GRw9j3LXHyDj44lCRDqW3Ac4K7Rg+ybKId1pwW&#10;KmzpraLiuP11Bn4+Ptfxsm8GMhlfN8ewms5kGI3pPXWrV1BCndzDt/baGhiO4P9L+gF6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cqf7xAAAANsAAAAPAAAAAAAAAAAA&#10;AAAAAKECAABkcnMvZG93bnJldi54bWxQSwUGAAAAAAQABAD5AAAAkgMAAAAA&#10;" strokecolor="#4579b8 [3044]"/>
                      <v:group id="Group 54" o:spid="_x0000_s1038" style="position:absolute;left:8075;top:1365;width:16685;height:13991" coordsize="16684,139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line id="Straight Connector 22" o:spid="_x0000_s1039" style="position:absolute;flip:y;visibility:visible;mso-wrap-style:square" from="0,4987" to="10833,4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s+r8YAAADbAAAADwAAAGRycy9kb3ducmV2LnhtbESPT2vCQBTE7wW/w/IEb3VjLFWiq0hB&#10;DApt/XPw+Mg+k2D2bZpdTeqn7xYKPQ4z8xtmvuxMJe7UuNKygtEwAkGcWV1yruB0XD9PQTiPrLGy&#10;TAq+ycFy0XuaY6Jty3u6H3wuAoRdggoK7+tESpcVZNANbU0cvIttDPogm1zqBtsAN5WMo+hVGiw5&#10;LBRY01tB2fVwMwrSlLfbB68/zqPPr40fl7v3l3ai1KDfrWYgPHX+P/zXTrWCOIbfL+EHyM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hLPq/GAAAA2wAAAA8AAAAAAAAA&#10;AAAAAAAAoQIAAGRycy9kb3ducmV2LnhtbFBLBQYAAAAABAAEAPkAAACUAwAAAAA=&#10;" strokecolor="#4579b8 [3044]"/>
                        <v:group id="Group 53" o:spid="_x0000_s1040" style="position:absolute;width:16684;height:13990" coordsize="16684,139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line id="Straight Connector 23" o:spid="_x0000_s1041" style="position:absolute;flip:y;visibility:visible;mso-wrap-style:square" from="59,5047" to="59,1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ebNMYAAADbAAAADwAAAGRycy9kb3ducmV2LnhtbESPQWvCQBSE70L/w/IKvelGLbak2Ugp&#10;iEFBW/XQ4yP7moRm38bs1qT+elcQPA4z8w2TzHtTixO1rrKsYDyKQBDnVldcKDjsF8NXEM4ja6wt&#10;k4J/cjBPHwYJxtp2/EWnnS9EgLCLUUHpfRNL6fKSDLqRbYiD92Nbgz7ItpC6xS7ATS0nUTSTBisO&#10;CyU29FFS/rv7MwqyjFerMy+23+PP49JPq/XmuXtR6umxf38D4an39/CtnWkFkylcv4QfIN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HmzTGAAAA2wAAAA8AAAAAAAAA&#10;AAAAAAAAoQIAAGRycy9kb3ducmV2LnhtbFBLBQYAAAAABAAEAPkAAACUAwAAAAA=&#10;" strokecolor="#4579b8 [3044]"/>
                          <v:line id="Straight Connector 24" o:spid="_x0000_s1042" style="position:absolute;flip:y;visibility:visible;mso-wrap-style:square" from="10865,5047" to="10865,13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4DQMYAAADbAAAADwAAAGRycy9kb3ducmV2LnhtbESPQWvCQBSE70L/w/IKvelGK7ak2Ugp&#10;iEFBW/XQ4yP7moRm38bs1qT+elcQPA4z8w2TzHtTixO1rrKsYDyKQBDnVldcKDjsF8NXEM4ja6wt&#10;k4J/cjBPHwYJxtp2/EWnnS9EgLCLUUHpfRNL6fKSDLqRbYiD92Nbgz7ItpC6xS7ATS0nUTSTBisO&#10;CyU29FFS/rv7MwqyjFerMy+23+PP49I/V+vNtHtR6umxf38D4an39/CtnWkFkylcv4QfIN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juA0DGAAAA2wAAAA8AAAAAAAAA&#10;AAAAAAAAoQIAAGRycy9kb3ducmV2LnhtbFBLBQYAAAAABAAEAPkAAACUAwAAAAA=&#10;" strokecolor="#4579b8 [3044]"/>
                          <v:line id="Straight Connector 25" o:spid="_x0000_s1043" style="position:absolute;visibility:visible;mso-wrap-style:square" from="59,13834" to="2683,13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eUvcQAAADbAAAADwAAAGRycy9kb3ducmV2LnhtbESPUWvCQBCE3wv9D8cWfKsXI4pGT5FC&#10;QWxfav0Ba25Ngrm99G6r0V/fKxT6OMzMN8xy3btWXSjExrOB0TADRVx623Bl4PD5+jwDFQXZYuuZ&#10;DNwownr1+LDEwvorf9BlL5VKEI4FGqhFukLrWNbkMA59R5y8kw8OJclQaRvwmuCu1XmWTbXDhtNC&#10;jR291FSe99/OwNfb+zbejm0u08l9dw6b2VzG0ZjBU79ZgBLq5T/8195aA/kEfr+kH6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55S9xAAAANsAAAAPAAAAAAAAAAAA&#10;AAAAAKECAABkcnMvZG93bnJldi54bWxQSwUGAAAAAAQABAD5AAAAkgMAAAAA&#10;" strokecolor="#4579b8 [3044]"/>
                          <v:line id="Straight Connector 26" o:spid="_x0000_s1044" style="position:absolute;flip:y;visibility:visible;mso-wrap-style:square" from="2671,13122" to="3388,138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A4rMYAAADbAAAADwAAAGRycy9kb3ducmV2LnhtbESPT2vCQBTE7wW/w/IEb7pRi5WYjZSC&#10;GCzU+ufg8ZF9TUKzb2N2a9J++m5B6HGYmd8wybo3tbhR6yrLCqaTCARxbnXFhYLzaTNegnAeWWNt&#10;mRR8k4N1OnhIMNa24wPdjr4QAcIuRgWl900spctLMugmtiEO3odtDfog20LqFrsAN7WcRdFCGqw4&#10;LJTY0EtJ+efxyyjIMt7tfnizv0zfr1s/r17fHrsnpUbD/nkFwlPv/8P3dqYVzBbw9yX8AJn+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dwOKzGAAAA2wAAAA8AAAAAAAAA&#10;AAAAAAAAoQIAAGRycy9kb3ducmV2LnhtbFBLBQYAAAAABAAEAPkAAACUAwAAAAA=&#10;" strokecolor="#4579b8 [3044]"/>
                          <v:line id="Straight Connector 28" o:spid="_x0000_s1045" style="position:absolute;flip:x y;visibility:visible;mso-wrap-style:square" from="3384,13122" to="4229,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wQJMAAAADbAAAADwAAAGRycy9kb3ducmV2LnhtbERPTYvCMBC9L/gfwgjeNFVUpGsUFRU9&#10;Lepe9jY0s22xmdQk1uqvN4eFPT7e93zZmko05HxpWcFwkIAgzqwuOVfwfdn1ZyB8QNZYWSYFT/Kw&#10;XHQ+5phq++ATNeeQixjCPkUFRQh1KqXPCjLoB7YmjtyvdQZDhC6X2uEjhptKjpJkKg2WHBsKrGlT&#10;UHY9340CvX3tm+qWXY08Ptfbr/EE3fpHqV63XX2CCNSGf/Gf+6AVjOLY+CX+ALl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Q8ECTAAAAA2wAAAA8AAAAAAAAAAAAAAAAA&#10;oQIAAGRycy9kb3ducmV2LnhtbFBLBQYAAAAABAAEAPkAAACOAwAAAAA=&#10;" strokecolor="#4579b8 [3044]"/>
                          <v:line id="Straight Connector 30" o:spid="_x0000_s1046" style="position:absolute;visibility:visible;mso-wrap-style:square" from="8372,13953" to="10854,13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0mh+MAAAADbAAAADwAAAGRycy9kb3ducmV2LnhtbERPzWoCMRC+F3yHMIK3mq1S0a1RRBDE&#10;eqn6ANPNdHdxM1mTUdc+fXMQevz4/ufLzjXqRiHWng28DTNQxIW3NZcGTsfN6xRUFGSLjWcy8KAI&#10;y0XvZY659Xf+ottBSpVCOOZooBJpc61jUZHDOPQtceJ+fHAoCYZS24D3FO4aPcqyiXZYc2qosKV1&#10;RcX5cHUGLp/7bXx8NyOZvP/uzmE1nck4GjPod6sPUEKd/Iuf7q01ME7r05f0A/Ti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tJofjAAAAA2wAAAA8AAAAAAAAAAAAAAAAA&#10;oQIAAGRycy9kb3ducmV2LnhtbFBLBQYAAAAABAAEAPkAAACOAwAAAAA=&#10;" strokecolor="#4579b8 [3044]"/>
                          <v:line id="Straight Connector 36" o:spid="_x0000_s1047" style="position:absolute;flip:y;visibility:visible;mso-wrap-style:square" from="4215,13062" to="4926,13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muccUAAADbAAAADwAAAGRycy9kb3ducmV2LnhtbESPT2vCQBTE7wW/w/IEb7qxFpXoKiKI&#10;wUL9e/D4yD6TYPZtmt2atJ++WxB6HGbmN8x82ZpSPKh2hWUFw0EEgji1uuBMweW86U9BOI+ssbRM&#10;Cr7JwXLReZljrG3DR3qcfCYChF2MCnLvq1hKl+Zk0A1sRRy8m60N+iDrTOoamwA3pXyNorE0WHBY&#10;yLGidU7p/fRlFCQJ73Y/vNlfh4fPrR8V7x9vzUSpXrddzUB4av1/+NlOtILRGP6+hB8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qmuccUAAADbAAAADwAAAAAAAAAA&#10;AAAAAAChAgAAZHJzL2Rvd25yZXYueG1sUEsFBgAAAAAEAAQA+QAAAJMDAAAAAA==&#10;" strokecolor="#4579b8 [3044]"/>
                          <v:line id="Straight Connector 37" o:spid="_x0000_s1048" style="position:absolute;flip:y;visibility:visible;mso-wrap-style:square" from="5759,13122" to="6337,13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UL6sYAAADbAAAADwAAAGRycy9kb3ducmV2LnhtbESPW2vCQBSE3wv9D8sp+FY3XlCJrlIK&#10;YrCg9fLg4yF7moRmz8bsalJ/vSsIfRxm5htmtmhNKa5Uu8Kygl43AkGcWl1wpuB4WL5PQDiPrLG0&#10;TAr+yMFi/voyw1jbhnd03ftMBAi7GBXk3lexlC7NyaDr2oo4eD+2NuiDrDOpa2wC3JSyH0UjabDg&#10;sJBjRZ85pb/7i1GQJLxe33i5PfW+zys/KL42w2asVOet/ZiC8NT6//CznWgFgzE8voQf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3lC+rGAAAA2wAAAA8AAAAAAAAA&#10;AAAAAAAAoQIAAGRycy9kb3ducmV2LnhtbFBLBQYAAAAABAAEAPkAAACUAwAAAAA=&#10;" strokecolor="#4579b8 [3044]"/>
                          <v:line id="Straight Connector 38" o:spid="_x0000_s1049" style="position:absolute;flip:x y;visibility:visible;mso-wrap-style:square" from="4928,13122" to="5766,13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WG+cEAAADbAAAADwAAAGRycy9kb3ducmV2LnhtbERPu27CMBTdK/EP1kXqBg6FIhQwCBCt&#10;6IR4LGxX8SWJiK9T2w2Br8cDUsej854tWlOJhpwvLSsY9BMQxJnVJecKTsev3gSED8gaK8uk4E4e&#10;FvPO2wxTbW+8p+YQchFD2KeooAihTqX0WUEGfd/WxJG7WGcwROhyqR3eYrip5EeSjKXBkmNDgTWt&#10;C8quhz+jQG8e3031m12N/LmvNrvRJ7rVWan3brucggjUhn/xy73VCoZxbPwSf4CcP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5Yb5wQAAANsAAAAPAAAAAAAAAAAAAAAA&#10;AKECAABkcnMvZG93bnJldi54bWxQSwUGAAAAAAQABAD5AAAAjwMAAAAA&#10;" strokecolor="#4579b8 [3044]"/>
                          <v:line id="Straight Connector 39" o:spid="_x0000_s1050" style="position:absolute;flip:x y;visibility:visible;mso-wrap-style:square" from="6353,13122" to="7198,13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kjYsUAAADbAAAADwAAAGRycy9kb3ducmV2LnhtbESPzW7CMBCE75V4B2sr9VacUlpBwCCo&#10;AMGp4ufCbRUvSUS8DrYbAk+PK1XqcTQz32jG09ZUoiHnS8sK3roJCOLM6pJzBYf98nUAwgdkjZVl&#10;UnAjD9NJ52mMqbZX3lKzC7mIEPYpKihCqFMpfVaQQd+1NXH0TtYZDFG6XGqH1wg3lewlyac0WHJc&#10;KLCmr4Ky8+7HKNCL+6qpLtnZyM1tvvjuf6CbH5V6eW5nIxCB2vAf/muvtYL3Ifx+iT9AT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kjYsUAAADbAAAADwAAAAAAAAAA&#10;AAAAAAChAgAAZHJzL2Rvd25yZXYueG1sUEsFBgAAAAAEAAQA+QAAAJMDAAAAAA==&#10;" strokecolor="#4579b8 [3044]"/>
                          <v:shape id="Straight Arrow Connector 45" o:spid="_x0000_s1051" type="#_x0000_t32" style="position:absolute;top:3562;width:108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mLcEAAADbAAAADwAAAGRycy9kb3ducmV2LnhtbESPW4vCMBSE34X9D+Es+Kap15VqlEVY&#10;0EdvsI/H5rQp25yUJlvrvzeC4OMwM98wq01nK9FS40vHCkbDBARx5nTJhYLz6WewAOEDssbKMSm4&#10;k4fN+qO3wlS7Gx+oPYZCRAj7FBWYEOpUSp8ZsuiHriaOXu4aiyHKppC6wVuE20qOk2QuLZYcFwzW&#10;tDWU/R3/rYLki+3ocjkvbEsm7H8n+fR+zZXqf3bfSxCBuvAOv9o7rWA6g+eX+APk+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V+YtwQAAANsAAAAPAAAAAAAAAAAAAAAA&#10;AKECAABkcnMvZG93bnJldi54bWxQSwUGAAAAAAQABAD5AAAAjwMAAAAA&#10;" strokecolor="#4579b8 [3044]">
                            <v:stroke startarrow="open" endarrow="open"/>
                          </v:shape>
                          <v:shape id="Straight Arrow Connector 46" o:spid="_x0000_s1052" type="#_x0000_t32" style="position:absolute;left:11697;top:5047;width:0;height:89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V4WsEAAADbAAAADwAAAGRycy9kb3ducmV2LnhtbESPQYvCMBSE78L+h/AEb5rqikrXKIsg&#10;rEfdCh7fNq9NsXkpTaz13xtB2OMwM98w621va9FR6yvHCqaTBARx7nTFpYLsdz9egfABWWPtmBQ8&#10;yMN28zFYY6rdnY/UnUIpIoR9igpMCE0qpc8NWfQT1xBHr3CtxRBlW0rd4j3CbS1nSbKQFiuOCwYb&#10;2hnKr6ebVZAs2U7P52xlOzLhcPks5o+/QqnRsP/+AhGoD//hd/tHK5gv4PUl/gC5e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phXhawQAAANsAAAAPAAAAAAAAAAAAAAAA&#10;AKECAABkcnMvZG93bnJldi54bWxQSwUGAAAAAAQABAD5AAAAjwMAAAAA&#10;" strokecolor="#4579b8 [3044]">
                            <v:stroke startarrow="open" endarrow="open"/>
                          </v:shape>
                          <v:shape id="_x0000_s1053" type="#_x0000_t202" style="position:absolute;left:3146;width:5819;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ZEI74A&#10;AADbAAAADwAAAGRycy9kb3ducmV2LnhtbERPTWvCQBC9F/wPywi91Y3FFomuIlbBQy9qvA/ZMRvM&#10;zobsaOK/7x4KHh/ve7kefKMe1MU6sIHpJANFXAZbc2WgOO8/5qCiIFtsApOBJ0VYr0ZvS8xt6PlI&#10;j5NUKoVwzNGAE2lzrWPpyGOchJY4cdfQeZQEu0rbDvsU7hv9mWXf2mPNqcFhS1tH5e109wZE7Gb6&#10;LHY+Hi7D70/vsvILC2Pex8NmAUpokJf4332wBmZ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dGRCO+AAAA2wAAAA8AAAAAAAAAAAAAAAAAmAIAAGRycy9kb3ducmV2&#10;LnhtbFBLBQYAAAAABAAEAPUAAACDAwAAAAA=&#10;" filled="f" stroked="f">
                            <v:textbox style="mso-fit-shape-to-text:t">
                              <w:txbxContent>
                                <w:p w:rsidR="00F02C43" w:rsidRPr="005C2556" w:rsidRDefault="00F02C43" w:rsidP="005C2556">
                                  <w:pPr>
                                    <w:rPr>
                                      <w:vertAlign w:val="subscript"/>
                                    </w:rPr>
                                  </w:pPr>
                                  <w:r>
                                    <w:t>10 cm</w:t>
                                  </w:r>
                                </w:p>
                              </w:txbxContent>
                            </v:textbox>
                          </v:shape>
                          <v:shape id="_x0000_s1054" type="#_x0000_t202" style="position:absolute;left:10865;top:7897;width:5819;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huMIA&#10;AADbAAAADwAAAGRycy9kb3ducmV2LnhtbESPQWvCQBSE7wX/w/KE3upGscWmriJqwYOXarw/sq/Z&#10;0OzbkH2a+O+7hYLHYWa+YZbrwTfqRl2sAxuYTjJQxGWwNVcGivPnywJUFGSLTWAycKcI69XoaYm5&#10;DT1/0e0klUoQjjkacCJtrnUsHXmMk9ASJ+87dB4lya7StsM+wX2jZ1n2pj3WnBYctrR1VP6crt6A&#10;iN1M78Xex8NlOO56l5WvWBjzPB42H6CEBnmE/9sHa2D+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CuG4wgAAANsAAAAPAAAAAAAAAAAAAAAAAJgCAABkcnMvZG93&#10;bnJldi54bWxQSwUGAAAAAAQABAD1AAAAhwMAAAAA&#10;" filled="f" stroked="f">
                            <v:textbox style="mso-fit-shape-to-text:t">
                              <w:txbxContent>
                                <w:p w:rsidR="00F02C43" w:rsidRPr="005C2556" w:rsidRDefault="00F02C43" w:rsidP="005C2556">
                                  <w:pPr>
                                    <w:rPr>
                                      <w:vertAlign w:val="subscript"/>
                                    </w:rPr>
                                  </w:pPr>
                                  <w:r>
                                    <w:t>10 cm</w:t>
                                  </w:r>
                                </w:p>
                              </w:txbxContent>
                            </v:textbox>
                          </v:shape>
                        </v:group>
                      </v:group>
                      <v:shape id="_x0000_s1055" type="#_x0000_t202" style="position:absolute;left:23691;top:21019;width:4037;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e+L4A&#10;AADbAAAADwAAAGRycy9kb3ducmV2LnhtbERPS4vCMBC+L/gfwgje1lTBZalGER/gwcu69T40Y1Ns&#10;JqUZbf335rCwx4/vvdoMvlFP6mId2MBsmoEiLoOtuTJQ/B4/v0FFQbbYBCYDL4qwWY8+Vpjb0PMP&#10;PS9SqRTCMUcDTqTNtY6lI49xGlrixN1C51ES7CptO+xTuG/0PMu+tMeaU4PDlnaOyvvl4Q2I2O3s&#10;VRx8PF2H8753WbnAwpjJeNguQQkN8i/+c5+sgUVan76kH6DX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zp3vi+AAAA2wAAAA8AAAAAAAAAAAAAAAAAmAIAAGRycy9kb3ducmV2&#10;LnhtbFBLBQYAAAAABAAEAPUAAACDAwAAAAA=&#10;" filled="f" stroked="f">
                        <v:textbox style="mso-fit-shape-to-text:t">
                          <w:txbxContent>
                            <w:p w:rsidR="00F02C43" w:rsidRPr="005C2556" w:rsidRDefault="00F02C43" w:rsidP="0051551C">
                              <w:pPr>
                                <w:rPr>
                                  <w:vertAlign w:val="subscript"/>
                                </w:rPr>
                              </w:pPr>
                              <w:r>
                                <w:t>y</w:t>
                              </w:r>
                            </w:p>
                          </w:txbxContent>
                        </v:textbox>
                      </v:shape>
                      <v:shape id="_x0000_s1056" type="#_x0000_t202" style="position:absolute;left:653;top:-831;width:4037;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V7Y8EA&#10;AADbAAAADwAAAGRycy9kb3ducmV2LnhtbESPQWvCQBSE7wX/w/IK3uomgiKpq0it4MGLNr0/sq/Z&#10;0OzbkH018d+7gtDjMDPfMOvt6Ft1pT42gQ3kswwUcRVsw7WB8uvwtgIVBdliG5gM3CjCdjN5WWNh&#10;w8Bnul6kVgnCsUADTqQrtI6VI49xFjri5P2E3qMk2dfa9jgkuG/1PMuW2mPDacFhRx+Oqt/Lnzcg&#10;Ynf5rfz08fg9nvaDy6oFlsZMX8fdOyihUf7Dz/bRGljk8PiSfoDe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le2PBAAAA2wAAAA8AAAAAAAAAAAAAAAAAmAIAAGRycy9kb3du&#10;cmV2LnhtbFBLBQYAAAAABAAEAPUAAACGAwAAAAA=&#10;" filled="f" stroked="f">
                        <v:textbox style="mso-fit-shape-to-text:t">
                          <w:txbxContent>
                            <w:p w:rsidR="00F02C43" w:rsidRPr="005C2556" w:rsidRDefault="00F02C43" w:rsidP="0051551C">
                              <w:pPr>
                                <w:rPr>
                                  <w:vertAlign w:val="subscript"/>
                                </w:rPr>
                              </w:pPr>
                              <w:r>
                                <w:t>z</w:t>
                              </w:r>
                            </w:p>
                          </w:txbxContent>
                        </v:textbox>
                      </v:shape>
                      <v:rect id="Rectangle 52" o:spid="_x0000_s1057" style="position:absolute;left:2553;top:3146;width:451;height:17088;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y/ZMMA&#10;AADbAAAADwAAAGRycy9kb3ducmV2LnhtbESPzWrDMBCE74G8g9hCb4ncQEvsRglOILSXNOTnAbbW&#10;RjKxVsZSbfftq0Khx2FmvmFWm9E1oqcu1J4VPM0zEMSV1zUbBdfLfrYEESKyxsYzKfimAJv1dLLC&#10;QvuBT9SfoxEJwqFABTbGtpAyVJYchrlviZN3853DmGRnpO5wSHDXyEWWvUiHNacFiy3tLFX385dT&#10;cDscy3Dv7dtnHst8wIOxH1uj1OPDWL6CiDTG//Bf+10reF7A75f0A+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y/ZMMAAADbAAAADwAAAAAAAAAAAAAAAACYAgAAZHJzL2Rv&#10;d25yZXYueG1sUEsFBgAAAAAEAAQA9QAAAIgDAAAAAA==&#10;" fillcolor="#4f81bd [3204]" strokecolor="#243f60 [1604]" strokeweight="2pt"/>
                    </v:group>
                  </v:group>
                </v:group>
                <v:shape id="_x0000_s1058" type="#_x0000_t202" style="position:absolute;top:9416;width:3146;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W1+MEA&#10;AADaAAAADwAAAGRycy9kb3ducmV2LnhtbESPQWvCQBSE70L/w/KE3nRjoSKpawi2BQ9equn9kX3N&#10;hmbfhuyrif/eFYQeh5n5htkWk+/UhYbYBjawWmagiOtgW24MVOfPxQZUFGSLXWAycKUIxe5ptsXc&#10;hpG/6HKSRiUIxxwNOJE+1zrWjjzGZeiJk/cTBo+S5NBoO+CY4L7TL1m21h5bTgsOe9o7qn9Pf96A&#10;iC1X1+rDx8P3dHwfXVa/YmXM83wq30AJTfIffrQP1sAa7lfSDdC7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VtfjBAAAA2gAAAA8AAAAAAAAAAAAAAAAAmAIAAGRycy9kb3du&#10;cmV2LnhtbFBLBQYAAAAABAAEAPUAAACGAwAAAAA=&#10;" filled="f" stroked="f">
                  <v:textbox style="mso-fit-shape-to-text:t">
                    <w:txbxContent>
                      <w:p w:rsidR="00645F56" w:rsidRPr="00645F56" w:rsidRDefault="00645F56" w:rsidP="00645F56">
                        <w:pPr>
                          <w:rPr>
                            <w:vertAlign w:val="subscript"/>
                          </w:rPr>
                        </w:pPr>
                        <w:r>
                          <w:t>I</w:t>
                        </w:r>
                        <w:r>
                          <w:rPr>
                            <w:vertAlign w:val="subscript"/>
                          </w:rPr>
                          <w:t>1</w:t>
                        </w:r>
                      </w:p>
                    </w:txbxContent>
                  </v:textbox>
                </v:shape>
              </v:group>
            </w:pict>
          </mc:Fallback>
        </mc:AlternateContent>
      </w:r>
      <w:r w:rsidR="00242F3D">
        <w:rPr>
          <w:rFonts w:asciiTheme="majorBidi" w:hAnsiTheme="majorBidi" w:cstheme="majorBidi"/>
          <w:bCs/>
        </w:rPr>
        <w:t xml:space="preserve">The square loop shown in the figure is pulled so that it moves away in the y-direction from a </w:t>
      </w:r>
      <w:r w:rsidR="00242F3D" w:rsidRPr="00242F3D">
        <w:rPr>
          <w:rFonts w:asciiTheme="majorBidi" w:hAnsiTheme="majorBidi" w:cstheme="majorBidi"/>
          <w:bCs/>
          <w:i/>
        </w:rPr>
        <w:t xml:space="preserve">long </w:t>
      </w:r>
      <w:r w:rsidR="0085282B" w:rsidRPr="0010072C">
        <w:rPr>
          <w:rFonts w:asciiTheme="majorBidi" w:hAnsiTheme="majorBidi" w:cstheme="majorBidi"/>
          <w:bCs/>
          <w:iCs/>
        </w:rPr>
        <w:t>(infinitely long)</w:t>
      </w:r>
      <w:r w:rsidR="0085282B" w:rsidRPr="0010072C">
        <w:rPr>
          <w:rFonts w:asciiTheme="majorBidi" w:hAnsiTheme="majorBidi" w:cstheme="majorBidi"/>
          <w:bCs/>
          <w:i/>
        </w:rPr>
        <w:t xml:space="preserve"> </w:t>
      </w:r>
      <w:r w:rsidR="00242F3D">
        <w:rPr>
          <w:rFonts w:asciiTheme="majorBidi" w:hAnsiTheme="majorBidi" w:cstheme="majorBidi"/>
          <w:bCs/>
        </w:rPr>
        <w:t>wire carrying a current of I</w:t>
      </w:r>
      <w:r w:rsidR="00242F3D">
        <w:rPr>
          <w:rFonts w:asciiTheme="majorBidi" w:hAnsiTheme="majorBidi" w:cstheme="majorBidi"/>
          <w:bCs/>
          <w:vertAlign w:val="subscript"/>
        </w:rPr>
        <w:t>1</w:t>
      </w:r>
      <w:r w:rsidR="00242F3D">
        <w:rPr>
          <w:rFonts w:asciiTheme="majorBidi" w:hAnsiTheme="majorBidi" w:cstheme="majorBidi"/>
          <w:bCs/>
        </w:rPr>
        <w:t xml:space="preserve"> = 12 A</w:t>
      </w:r>
      <w:r w:rsidR="0085282B">
        <w:rPr>
          <w:rFonts w:asciiTheme="majorBidi" w:hAnsiTheme="majorBidi" w:cstheme="majorBidi"/>
          <w:bCs/>
        </w:rPr>
        <w:t xml:space="preserve"> </w:t>
      </w:r>
      <w:r w:rsidR="0085282B" w:rsidRPr="0010072C">
        <w:rPr>
          <w:rFonts w:asciiTheme="majorBidi" w:hAnsiTheme="majorBidi" w:cstheme="majorBidi"/>
          <w:bCs/>
        </w:rPr>
        <w:t>and positioned at y=0</w:t>
      </w:r>
      <w:r w:rsidR="0085282B">
        <w:rPr>
          <w:rFonts w:asciiTheme="majorBidi" w:hAnsiTheme="majorBidi" w:cstheme="majorBidi"/>
          <w:bCs/>
        </w:rPr>
        <w:t>. The loop</w:t>
      </w:r>
      <w:r w:rsidR="00242F3D">
        <w:rPr>
          <w:rFonts w:asciiTheme="majorBidi" w:hAnsiTheme="majorBidi" w:cstheme="majorBidi"/>
          <w:bCs/>
        </w:rPr>
        <w:t xml:space="preserve"> moves at a constant speed of 8 m/s. The surface of the loop is coplanar with the axis of the wire.  </w:t>
      </w:r>
    </w:p>
    <w:p w:rsidR="0023130D" w:rsidRDefault="0023130D" w:rsidP="00714CFC">
      <w:pPr>
        <w:rPr>
          <w:rFonts w:asciiTheme="majorBidi" w:hAnsiTheme="majorBidi" w:cstheme="majorBidi"/>
        </w:rPr>
      </w:pPr>
    </w:p>
    <w:p w:rsidR="0085282B" w:rsidRPr="0085282B" w:rsidRDefault="00242F3D" w:rsidP="00242F3D">
      <w:pPr>
        <w:pStyle w:val="ListParagraph"/>
        <w:numPr>
          <w:ilvl w:val="0"/>
          <w:numId w:val="33"/>
        </w:numPr>
        <w:rPr>
          <w:rFonts w:asciiTheme="majorBidi" w:hAnsiTheme="majorBidi" w:cstheme="majorBidi"/>
        </w:rPr>
      </w:pPr>
      <w:r w:rsidRPr="00242F3D">
        <w:rPr>
          <w:rFonts w:asciiTheme="majorBidi" w:hAnsiTheme="majorBidi" w:cstheme="majorBidi"/>
          <w:bCs/>
        </w:rPr>
        <w:t xml:space="preserve">If </w:t>
      </w:r>
      <w:r w:rsidR="0085282B">
        <w:rPr>
          <w:rFonts w:asciiTheme="majorBidi" w:hAnsiTheme="majorBidi" w:cstheme="majorBidi"/>
          <w:bCs/>
        </w:rPr>
        <w:t>a resistance of R=</w:t>
      </w:r>
      <w:r w:rsidRPr="00242F3D">
        <w:rPr>
          <w:rFonts w:asciiTheme="majorBidi" w:hAnsiTheme="majorBidi" w:cstheme="majorBidi"/>
          <w:bCs/>
        </w:rPr>
        <w:t>10 Ohms</w:t>
      </w:r>
      <w:r w:rsidR="0085282B">
        <w:rPr>
          <w:rFonts w:asciiTheme="majorBidi" w:hAnsiTheme="majorBidi" w:cstheme="majorBidi"/>
          <w:bCs/>
        </w:rPr>
        <w:t xml:space="preserve"> is placed </w:t>
      </w:r>
    </w:p>
    <w:p w:rsidR="0085282B" w:rsidRDefault="0085282B" w:rsidP="0085282B">
      <w:pPr>
        <w:pStyle w:val="ListParagraph"/>
        <w:rPr>
          <w:rFonts w:asciiTheme="majorBidi" w:hAnsiTheme="majorBidi" w:cstheme="majorBidi"/>
          <w:bCs/>
        </w:rPr>
      </w:pPr>
      <w:proofErr w:type="gramStart"/>
      <w:r>
        <w:rPr>
          <w:rFonts w:asciiTheme="majorBidi" w:hAnsiTheme="majorBidi" w:cstheme="majorBidi"/>
          <w:bCs/>
        </w:rPr>
        <w:t>within</w:t>
      </w:r>
      <w:proofErr w:type="gramEnd"/>
      <w:r>
        <w:rPr>
          <w:rFonts w:asciiTheme="majorBidi" w:hAnsiTheme="majorBidi" w:cstheme="majorBidi"/>
          <w:bCs/>
        </w:rPr>
        <w:t xml:space="preserve"> the loop as shown</w:t>
      </w:r>
      <w:r w:rsidR="00242F3D" w:rsidRPr="00242F3D">
        <w:rPr>
          <w:rFonts w:asciiTheme="majorBidi" w:hAnsiTheme="majorBidi" w:cstheme="majorBidi"/>
          <w:bCs/>
        </w:rPr>
        <w:t xml:space="preserve">, find the </w:t>
      </w:r>
    </w:p>
    <w:p w:rsidR="0085282B" w:rsidRDefault="00242F3D" w:rsidP="0085282B">
      <w:pPr>
        <w:pStyle w:val="ListParagraph"/>
        <w:rPr>
          <w:rFonts w:asciiTheme="majorBidi" w:hAnsiTheme="majorBidi" w:cstheme="majorBidi"/>
          <w:bCs/>
        </w:rPr>
      </w:pPr>
      <w:proofErr w:type="gramStart"/>
      <w:r w:rsidRPr="00242F3D">
        <w:rPr>
          <w:rFonts w:asciiTheme="majorBidi" w:hAnsiTheme="majorBidi" w:cstheme="majorBidi"/>
          <w:bCs/>
        </w:rPr>
        <w:t>induced</w:t>
      </w:r>
      <w:proofErr w:type="gramEnd"/>
      <w:r w:rsidRPr="00242F3D">
        <w:rPr>
          <w:rFonts w:asciiTheme="majorBidi" w:hAnsiTheme="majorBidi" w:cstheme="majorBidi"/>
          <w:bCs/>
        </w:rPr>
        <w:t xml:space="preserve"> current in the </w:t>
      </w:r>
      <w:r w:rsidRPr="0085282B">
        <w:rPr>
          <w:rFonts w:asciiTheme="majorBidi" w:hAnsiTheme="majorBidi" w:cstheme="majorBidi"/>
          <w:bCs/>
        </w:rPr>
        <w:t xml:space="preserve">loop at the position shown, </w:t>
      </w:r>
    </w:p>
    <w:p w:rsidR="0085282B" w:rsidRDefault="00645F56" w:rsidP="0085282B">
      <w:pPr>
        <w:pStyle w:val="ListParagraph"/>
        <w:rPr>
          <w:rFonts w:asciiTheme="majorBidi" w:hAnsiTheme="majorBidi" w:cstheme="majorBidi"/>
          <w:bCs/>
        </w:rPr>
      </w:pPr>
      <w:r>
        <w:rPr>
          <w:rFonts w:asciiTheme="majorBidi" w:hAnsiTheme="majorBidi" w:cstheme="majorBidi"/>
          <w:bCs/>
          <w:noProof/>
        </w:rPr>
        <mc:AlternateContent>
          <mc:Choice Requires="wps">
            <w:drawing>
              <wp:anchor distT="0" distB="0" distL="114300" distR="114300" simplePos="0" relativeHeight="252347392" behindDoc="0" locked="0" layoutInCell="1" allowOverlap="1" wp14:anchorId="79672F99" wp14:editId="0699F0FA">
                <wp:simplePos x="0" y="0"/>
                <wp:positionH relativeFrom="column">
                  <wp:posOffset>3804531</wp:posOffset>
                </wp:positionH>
                <wp:positionV relativeFrom="paragraph">
                  <wp:posOffset>31182</wp:posOffset>
                </wp:positionV>
                <wp:extent cx="0" cy="620394"/>
                <wp:effectExtent l="95250" t="38100" r="57150" b="27940"/>
                <wp:wrapNone/>
                <wp:docPr id="5" name="Straight Arrow Connector 5"/>
                <wp:cNvGraphicFramePr/>
                <a:graphic xmlns:a="http://schemas.openxmlformats.org/drawingml/2006/main">
                  <a:graphicData uri="http://schemas.microsoft.com/office/word/2010/wordprocessingShape">
                    <wps:wsp>
                      <wps:cNvCnPr/>
                      <wps:spPr>
                        <a:xfrm flipV="1">
                          <a:off x="0" y="0"/>
                          <a:ext cx="0" cy="62039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 o:spid="_x0000_s1026" type="#_x0000_t32" style="position:absolute;margin-left:299.55pt;margin-top:2.45pt;width:0;height:48.85pt;flip:y;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" strokecolor="#4579b8 [3044]">
                <v:stroke endarrow="open"/>
              </v:shape>
            </w:pict>
          </mc:Fallback>
        </mc:AlternateContent>
      </w:r>
      <w:proofErr w:type="gramStart"/>
      <w:r w:rsidR="00242F3D" w:rsidRPr="0085282B">
        <w:rPr>
          <w:rFonts w:asciiTheme="majorBidi" w:hAnsiTheme="majorBidi" w:cstheme="majorBidi"/>
          <w:bCs/>
        </w:rPr>
        <w:t>where</w:t>
      </w:r>
      <w:proofErr w:type="gramEnd"/>
      <w:r w:rsidR="00242F3D" w:rsidRPr="0085282B">
        <w:rPr>
          <w:rFonts w:asciiTheme="majorBidi" w:hAnsiTheme="majorBidi" w:cstheme="majorBidi"/>
          <w:bCs/>
        </w:rPr>
        <w:t xml:space="preserve"> the left edge</w:t>
      </w:r>
      <w:r w:rsidR="0085282B">
        <w:rPr>
          <w:rFonts w:asciiTheme="majorBidi" w:hAnsiTheme="majorBidi" w:cstheme="majorBidi"/>
          <w:bCs/>
        </w:rPr>
        <w:t xml:space="preserve"> </w:t>
      </w:r>
      <w:r w:rsidR="00242F3D" w:rsidRPr="00242F3D">
        <w:rPr>
          <w:rFonts w:asciiTheme="majorBidi" w:hAnsiTheme="majorBidi" w:cstheme="majorBidi"/>
          <w:bCs/>
        </w:rPr>
        <w:t>of the loop is a distance y</w:t>
      </w:r>
      <w:r w:rsidR="00242F3D" w:rsidRPr="00242F3D">
        <w:rPr>
          <w:rFonts w:asciiTheme="majorBidi" w:hAnsiTheme="majorBidi" w:cstheme="majorBidi"/>
          <w:bCs/>
          <w:vertAlign w:val="subscript"/>
        </w:rPr>
        <w:t>0</w:t>
      </w:r>
      <w:r w:rsidR="00242F3D" w:rsidRPr="00242F3D">
        <w:rPr>
          <w:rFonts w:asciiTheme="majorBidi" w:hAnsiTheme="majorBidi" w:cstheme="majorBidi"/>
          <w:bCs/>
        </w:rPr>
        <w:t xml:space="preserve"> </w:t>
      </w:r>
    </w:p>
    <w:p w:rsidR="009E6BA2" w:rsidRDefault="00242F3D" w:rsidP="0085282B">
      <w:pPr>
        <w:pStyle w:val="ListParagraph"/>
        <w:rPr>
          <w:rFonts w:asciiTheme="majorBidi" w:hAnsiTheme="majorBidi" w:cstheme="majorBidi"/>
          <w:bCs/>
        </w:rPr>
      </w:pPr>
      <w:proofErr w:type="gramStart"/>
      <w:r w:rsidRPr="00242F3D">
        <w:rPr>
          <w:rFonts w:asciiTheme="majorBidi" w:hAnsiTheme="majorBidi" w:cstheme="majorBidi"/>
          <w:bCs/>
        </w:rPr>
        <w:t>from</w:t>
      </w:r>
      <w:proofErr w:type="gramEnd"/>
      <w:r w:rsidRPr="00242F3D">
        <w:rPr>
          <w:rFonts w:asciiTheme="majorBidi" w:hAnsiTheme="majorBidi" w:cstheme="majorBidi"/>
          <w:bCs/>
        </w:rPr>
        <w:t xml:space="preserve"> the long wire.</w:t>
      </w:r>
    </w:p>
    <w:p w:rsidR="00242F3D" w:rsidRPr="00242F3D" w:rsidRDefault="009E6BA2" w:rsidP="009E6BA2">
      <w:pPr>
        <w:pStyle w:val="ListParagraph"/>
        <w:rPr>
          <w:rFonts w:asciiTheme="majorBidi" w:hAnsiTheme="majorBidi" w:cstheme="majorBidi"/>
        </w:rPr>
      </w:pPr>
      <w:r>
        <w:rPr>
          <w:rFonts w:asciiTheme="majorBidi" w:hAnsiTheme="majorBidi" w:cstheme="majorBidi"/>
          <w:bCs/>
        </w:rPr>
        <w:t>(12 Marks)</w:t>
      </w:r>
      <w:r w:rsidR="00242F3D" w:rsidRPr="00242F3D">
        <w:rPr>
          <w:rFonts w:asciiTheme="majorBidi" w:hAnsiTheme="majorBidi" w:cstheme="majorBidi"/>
          <w:bCs/>
        </w:rPr>
        <w:t xml:space="preserve">  </w:t>
      </w:r>
    </w:p>
    <w:p w:rsidR="00242F3D" w:rsidRDefault="00242F3D" w:rsidP="00242F3D">
      <w:pPr>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Pr="0017628F" w:rsidRDefault="00772BAA" w:rsidP="0017628F">
      <w:pPr>
        <w:pStyle w:val="ListParagraph"/>
        <w:tabs>
          <w:tab w:val="left" w:pos="0"/>
          <w:tab w:val="left" w:pos="90"/>
        </w:tabs>
        <w:ind w:left="360"/>
        <w:contextualSpacing w:val="0"/>
        <w:rPr>
          <w:rFonts w:asciiTheme="majorBidi" w:hAnsiTheme="majorBidi" w:cstheme="majorBidi"/>
        </w:rPr>
      </w:pPr>
    </w:p>
    <w:p w:rsidR="00772BAA" w:rsidRDefault="009E6BA2" w:rsidP="00772BAA">
      <w:pPr>
        <w:pStyle w:val="ListParagraph"/>
        <w:tabs>
          <w:tab w:val="left" w:pos="0"/>
          <w:tab w:val="left" w:pos="90"/>
        </w:tabs>
        <w:ind w:left="360"/>
        <w:contextualSpacing w:val="0"/>
        <w:rPr>
          <w:rFonts w:asciiTheme="majorBidi" w:hAnsiTheme="majorBidi" w:cstheme="majorBidi"/>
        </w:rPr>
      </w:pPr>
      <w:r>
        <w:rPr>
          <w:noProof/>
        </w:rPr>
        <mc:AlternateContent>
          <mc:Choice Requires="wps">
            <w:drawing>
              <wp:anchor distT="0" distB="0" distL="114300" distR="114300" simplePos="0" relativeHeight="251973632" behindDoc="0" locked="0" layoutInCell="1" allowOverlap="1" wp14:anchorId="71F035AD" wp14:editId="274830C0">
                <wp:simplePos x="0" y="0"/>
                <wp:positionH relativeFrom="column">
                  <wp:posOffset>5070216</wp:posOffset>
                </wp:positionH>
                <wp:positionV relativeFrom="paragraph">
                  <wp:posOffset>108585</wp:posOffset>
                </wp:positionV>
                <wp:extent cx="941070" cy="443230"/>
                <wp:effectExtent l="0" t="0" r="11430" b="13970"/>
                <wp:wrapNone/>
                <wp:docPr id="29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44323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99.25pt;margin-top:8.55pt;width:74.1pt;height:34.9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" filled="f" strokecolor="black [3213]">
                <v:path arrowok="t"/>
              </v:rect>
            </w:pict>
          </mc:Fallback>
        </mc:AlternateContent>
      </w: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9E6BA2" w:rsidRDefault="009E6BA2" w:rsidP="00772BAA">
      <w:pPr>
        <w:pStyle w:val="ListParagraph"/>
        <w:tabs>
          <w:tab w:val="left" w:pos="0"/>
          <w:tab w:val="left" w:pos="90"/>
        </w:tabs>
        <w:ind w:left="360"/>
        <w:contextualSpacing w:val="0"/>
        <w:rPr>
          <w:rFonts w:asciiTheme="majorBidi" w:hAnsiTheme="majorBidi" w:cstheme="majorBidi"/>
        </w:rPr>
      </w:pPr>
    </w:p>
    <w:p w:rsidR="009E6BA2" w:rsidRDefault="009E6BA2" w:rsidP="00772BAA">
      <w:pPr>
        <w:pStyle w:val="ListParagraph"/>
        <w:tabs>
          <w:tab w:val="left" w:pos="0"/>
          <w:tab w:val="left" w:pos="90"/>
        </w:tabs>
        <w:ind w:left="360"/>
        <w:contextualSpacing w:val="0"/>
        <w:rPr>
          <w:rFonts w:asciiTheme="majorBidi" w:hAnsiTheme="majorBidi" w:cstheme="majorBidi"/>
        </w:rPr>
      </w:pPr>
    </w:p>
    <w:p w:rsidR="009E6BA2" w:rsidRDefault="009E6BA2" w:rsidP="00772BAA">
      <w:pPr>
        <w:pStyle w:val="ListParagraph"/>
        <w:tabs>
          <w:tab w:val="left" w:pos="0"/>
          <w:tab w:val="left" w:pos="90"/>
        </w:tabs>
        <w:ind w:left="360"/>
        <w:contextualSpacing w:val="0"/>
        <w:rPr>
          <w:rFonts w:asciiTheme="majorBidi" w:hAnsiTheme="majorBidi" w:cstheme="majorBidi"/>
        </w:rPr>
      </w:pPr>
    </w:p>
    <w:p w:rsidR="00772BAA" w:rsidRDefault="00772BAA" w:rsidP="0017628F">
      <w:pPr>
        <w:tabs>
          <w:tab w:val="left" w:pos="0"/>
          <w:tab w:val="left" w:pos="90"/>
        </w:tabs>
        <w:rPr>
          <w:rFonts w:asciiTheme="majorBidi" w:hAnsiTheme="majorBidi" w:cstheme="majorBidi"/>
        </w:rPr>
      </w:pPr>
    </w:p>
    <w:p w:rsidR="009E6BA2" w:rsidRPr="0017628F" w:rsidRDefault="009E6BA2" w:rsidP="0017628F">
      <w:pPr>
        <w:tabs>
          <w:tab w:val="left" w:pos="0"/>
          <w:tab w:val="left" w:pos="90"/>
        </w:tabs>
        <w:rPr>
          <w:rFonts w:asciiTheme="majorBidi" w:hAnsiTheme="majorBidi" w:cstheme="majorBidi"/>
        </w:rPr>
      </w:pPr>
    </w:p>
    <w:p w:rsidR="00D01541" w:rsidRDefault="0010072C" w:rsidP="00242F3D">
      <w:pPr>
        <w:pStyle w:val="ListParagraph"/>
        <w:numPr>
          <w:ilvl w:val="0"/>
          <w:numId w:val="33"/>
        </w:numPr>
        <w:tabs>
          <w:tab w:val="left" w:pos="0"/>
          <w:tab w:val="left" w:pos="90"/>
        </w:tabs>
        <w:contextualSpacing w:val="0"/>
        <w:rPr>
          <w:rFonts w:asciiTheme="majorBidi" w:hAnsiTheme="majorBidi" w:cstheme="majorBidi"/>
        </w:rPr>
      </w:pPr>
      <w:r>
        <w:rPr>
          <w:rFonts w:asciiTheme="majorBidi" w:hAnsiTheme="majorBidi" w:cstheme="majorBidi"/>
        </w:rPr>
        <w:t xml:space="preserve">What force would one have the pull the loop with to the right so it moves at the </w:t>
      </w:r>
      <w:r w:rsidR="00645F56">
        <w:rPr>
          <w:rFonts w:asciiTheme="majorBidi" w:hAnsiTheme="majorBidi" w:cstheme="majorBidi"/>
        </w:rPr>
        <w:t xml:space="preserve">constant </w:t>
      </w:r>
      <w:r>
        <w:rPr>
          <w:rFonts w:asciiTheme="majorBidi" w:hAnsiTheme="majorBidi" w:cstheme="majorBidi"/>
        </w:rPr>
        <w:t>speed indicated</w:t>
      </w:r>
      <w:r w:rsidR="00645F56">
        <w:rPr>
          <w:rFonts w:asciiTheme="majorBidi" w:hAnsiTheme="majorBidi" w:cstheme="majorBidi"/>
        </w:rPr>
        <w:t xml:space="preserve"> above</w:t>
      </w:r>
      <w:r>
        <w:rPr>
          <w:rFonts w:asciiTheme="majorBidi" w:hAnsiTheme="majorBidi" w:cstheme="majorBidi"/>
        </w:rPr>
        <w:t xml:space="preserve"> when is it is at the position shown</w:t>
      </w:r>
      <w:r w:rsidR="00645F56">
        <w:rPr>
          <w:rFonts w:asciiTheme="majorBidi" w:hAnsiTheme="majorBidi" w:cstheme="majorBidi"/>
        </w:rPr>
        <w:t xml:space="preserve"> in the </w:t>
      </w:r>
      <w:proofErr w:type="gramStart"/>
      <w:r w:rsidR="00645F56">
        <w:rPr>
          <w:rFonts w:asciiTheme="majorBidi" w:hAnsiTheme="majorBidi" w:cstheme="majorBidi"/>
        </w:rPr>
        <w:t>figure</w:t>
      </w:r>
      <w:r w:rsidR="009E6BA2">
        <w:rPr>
          <w:rFonts w:asciiTheme="majorBidi" w:hAnsiTheme="majorBidi" w:cstheme="majorBidi"/>
        </w:rPr>
        <w:t>.</w:t>
      </w:r>
      <w:proofErr w:type="gramEnd"/>
      <w:r w:rsidR="009E6BA2">
        <w:rPr>
          <w:rFonts w:asciiTheme="majorBidi" w:hAnsiTheme="majorBidi" w:cstheme="majorBidi"/>
        </w:rPr>
        <w:t xml:space="preserve"> (3 marks)</w:t>
      </w:r>
    </w:p>
    <w:p w:rsidR="00772BAA" w:rsidRDefault="00772BAA" w:rsidP="00772BAA">
      <w:pPr>
        <w:tabs>
          <w:tab w:val="left" w:pos="0"/>
          <w:tab w:val="left" w:pos="90"/>
        </w:tabs>
        <w:rPr>
          <w:rFonts w:asciiTheme="majorBidi" w:hAnsiTheme="majorBidi" w:cstheme="majorBidi"/>
        </w:rPr>
      </w:pPr>
    </w:p>
    <w:p w:rsidR="00772BAA" w:rsidRDefault="009E6BA2" w:rsidP="00772BAA">
      <w:pPr>
        <w:tabs>
          <w:tab w:val="left" w:pos="0"/>
          <w:tab w:val="left" w:pos="90"/>
        </w:tabs>
        <w:rPr>
          <w:rFonts w:asciiTheme="majorBidi" w:hAnsiTheme="majorBidi" w:cstheme="majorBidi"/>
        </w:rPr>
      </w:pPr>
      <w:r>
        <w:rPr>
          <w:noProof/>
        </w:rPr>
        <mc:AlternateContent>
          <mc:Choice Requires="wps">
            <w:drawing>
              <wp:anchor distT="0" distB="0" distL="114300" distR="114300" simplePos="0" relativeHeight="252140544" behindDoc="0" locked="0" layoutInCell="1" allowOverlap="1" wp14:anchorId="1782F5D1" wp14:editId="161D1205">
                <wp:simplePos x="0" y="0"/>
                <wp:positionH relativeFrom="column">
                  <wp:posOffset>5070153</wp:posOffset>
                </wp:positionH>
                <wp:positionV relativeFrom="paragraph">
                  <wp:posOffset>118110</wp:posOffset>
                </wp:positionV>
                <wp:extent cx="941070" cy="443230"/>
                <wp:effectExtent l="0" t="0" r="11430" b="13970"/>
                <wp:wrapNone/>
                <wp:docPr id="1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44323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99.2pt;margin-top:9.3pt;width:74.1pt;height:34.9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" filled="f" strokecolor="black [3213]">
                <v:path arrowok="t"/>
              </v:rect>
            </w:pict>
          </mc:Fallback>
        </mc:AlternateContent>
      </w:r>
    </w:p>
    <w:p w:rsidR="00772BAA" w:rsidRDefault="00772BAA" w:rsidP="00772BAA">
      <w:pPr>
        <w:tabs>
          <w:tab w:val="left" w:pos="0"/>
          <w:tab w:val="left" w:pos="90"/>
        </w:tabs>
        <w:rPr>
          <w:rFonts w:asciiTheme="majorBidi" w:hAnsiTheme="majorBidi" w:cstheme="majorBidi"/>
        </w:rPr>
      </w:pPr>
    </w:p>
    <w:p w:rsidR="00772BAA" w:rsidRDefault="00772BAA" w:rsidP="00772BAA">
      <w:pPr>
        <w:tabs>
          <w:tab w:val="left" w:pos="0"/>
          <w:tab w:val="left" w:pos="90"/>
        </w:tabs>
        <w:rPr>
          <w:rFonts w:asciiTheme="majorBidi" w:hAnsiTheme="majorBidi" w:cstheme="majorBidi"/>
        </w:rPr>
      </w:pPr>
    </w:p>
    <w:p w:rsidR="00772BAA" w:rsidRPr="00772BAA" w:rsidRDefault="00772BAA" w:rsidP="00772BAA">
      <w:pPr>
        <w:tabs>
          <w:tab w:val="left" w:pos="0"/>
          <w:tab w:val="left" w:pos="90"/>
        </w:tabs>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Pr="0017628F" w:rsidRDefault="00772BAA" w:rsidP="0017628F">
      <w:pPr>
        <w:tabs>
          <w:tab w:val="left" w:pos="0"/>
          <w:tab w:val="left" w:pos="90"/>
        </w:tabs>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Pr="008F2D89" w:rsidRDefault="00772BAA" w:rsidP="00772BAA">
      <w:pPr>
        <w:pStyle w:val="ListParagraph"/>
        <w:tabs>
          <w:tab w:val="left" w:pos="0"/>
          <w:tab w:val="left" w:pos="90"/>
        </w:tabs>
        <w:ind w:left="360"/>
        <w:contextualSpacing w:val="0"/>
        <w:rPr>
          <w:rFonts w:asciiTheme="majorBidi" w:hAnsiTheme="majorBidi" w:cstheme="majorBidi"/>
        </w:rPr>
      </w:pPr>
    </w:p>
    <w:p w:rsidR="00BB2349" w:rsidRPr="00BB2349" w:rsidRDefault="00242F3D" w:rsidP="009E6BA2">
      <w:pPr>
        <w:pStyle w:val="ListParagraph"/>
        <w:numPr>
          <w:ilvl w:val="0"/>
          <w:numId w:val="33"/>
        </w:numPr>
        <w:tabs>
          <w:tab w:val="left" w:pos="0"/>
          <w:tab w:val="left" w:pos="90"/>
        </w:tabs>
        <w:rPr>
          <w:rFonts w:asciiTheme="majorBidi" w:hAnsiTheme="majorBidi" w:cstheme="majorBidi"/>
          <w:bCs/>
          <w:color w:val="000000" w:themeColor="text1"/>
        </w:rPr>
      </w:pPr>
      <w:r w:rsidRPr="009E6BA2">
        <w:rPr>
          <w:rFonts w:asciiTheme="majorBidi" w:hAnsiTheme="majorBidi" w:cstheme="majorBidi"/>
        </w:rPr>
        <w:t>Calculate the powe</w:t>
      </w:r>
      <w:r w:rsidR="0073093A" w:rsidRPr="009E6BA2">
        <w:rPr>
          <w:rFonts w:asciiTheme="majorBidi" w:hAnsiTheme="majorBidi" w:cstheme="majorBidi"/>
        </w:rPr>
        <w:t>r</w:t>
      </w:r>
      <w:r w:rsidRPr="009E6BA2">
        <w:rPr>
          <w:rFonts w:asciiTheme="majorBidi" w:hAnsiTheme="majorBidi" w:cstheme="majorBidi"/>
        </w:rPr>
        <w:t xml:space="preserve"> </w:t>
      </w:r>
      <w:r w:rsidR="0073093A" w:rsidRPr="009E6BA2">
        <w:rPr>
          <w:rFonts w:asciiTheme="majorBidi" w:hAnsiTheme="majorBidi" w:cstheme="majorBidi"/>
        </w:rPr>
        <w:t>dissipated</w:t>
      </w:r>
      <w:r w:rsidRPr="009E6BA2">
        <w:rPr>
          <w:rFonts w:asciiTheme="majorBidi" w:hAnsiTheme="majorBidi" w:cstheme="majorBidi"/>
        </w:rPr>
        <w:t xml:space="preserve"> in the loop for the configuration shown in </w:t>
      </w:r>
      <w:r w:rsidR="00645F56">
        <w:rPr>
          <w:rFonts w:asciiTheme="majorBidi" w:hAnsiTheme="majorBidi" w:cstheme="majorBidi"/>
        </w:rPr>
        <w:t>the figure</w:t>
      </w:r>
      <w:r w:rsidRPr="009E6BA2">
        <w:rPr>
          <w:rFonts w:asciiTheme="majorBidi" w:hAnsiTheme="majorBidi" w:cstheme="majorBidi"/>
        </w:rPr>
        <w:t xml:space="preserve">. </w:t>
      </w:r>
    </w:p>
    <w:p w:rsidR="0017628F" w:rsidRPr="009E6BA2" w:rsidRDefault="00BB2349" w:rsidP="00BB2349">
      <w:pPr>
        <w:pStyle w:val="ListParagraph"/>
        <w:tabs>
          <w:tab w:val="left" w:pos="0"/>
          <w:tab w:val="left" w:pos="90"/>
        </w:tabs>
        <w:rPr>
          <w:rFonts w:asciiTheme="majorBidi" w:hAnsiTheme="majorBidi" w:cstheme="majorBidi"/>
          <w:bCs/>
          <w:color w:val="000000" w:themeColor="text1"/>
        </w:rPr>
      </w:pPr>
      <w:r>
        <w:rPr>
          <w:rFonts w:asciiTheme="majorBidi" w:hAnsiTheme="majorBidi" w:cstheme="majorBidi"/>
        </w:rPr>
        <w:t>(</w:t>
      </w:r>
      <w:r w:rsidR="009E6BA2">
        <w:rPr>
          <w:rFonts w:asciiTheme="majorBidi" w:hAnsiTheme="majorBidi" w:cstheme="majorBidi"/>
        </w:rPr>
        <w:t>3</w:t>
      </w:r>
      <w:r>
        <w:rPr>
          <w:rFonts w:asciiTheme="majorBidi" w:hAnsiTheme="majorBidi" w:cstheme="majorBidi"/>
        </w:rPr>
        <w:t xml:space="preserve"> </w:t>
      </w:r>
      <w:r w:rsidR="009E6BA2">
        <w:rPr>
          <w:rFonts w:asciiTheme="majorBidi" w:hAnsiTheme="majorBidi" w:cstheme="majorBidi"/>
        </w:rPr>
        <w:t>marks)</w:t>
      </w:r>
    </w:p>
    <w:p w:rsidR="0017628F" w:rsidRDefault="0073093A" w:rsidP="0017628F">
      <w:pPr>
        <w:pStyle w:val="ListParagraph"/>
        <w:tabs>
          <w:tab w:val="left" w:pos="0"/>
          <w:tab w:val="left" w:pos="90"/>
        </w:tabs>
        <w:contextualSpacing w:val="0"/>
        <w:rPr>
          <w:rFonts w:asciiTheme="majorBidi" w:hAnsiTheme="majorBidi" w:cstheme="majorBidi"/>
          <w:bCs/>
          <w:color w:val="000000" w:themeColor="text1"/>
        </w:rPr>
      </w:pPr>
      <w:r>
        <w:rPr>
          <w:noProof/>
        </w:rPr>
        <mc:AlternateContent>
          <mc:Choice Requires="wps">
            <w:drawing>
              <wp:anchor distT="0" distB="0" distL="114300" distR="114300" simplePos="0" relativeHeight="251972608" behindDoc="0" locked="0" layoutInCell="1" allowOverlap="1" wp14:anchorId="7448FB0B" wp14:editId="2ED3BBCD">
                <wp:simplePos x="0" y="0"/>
                <wp:positionH relativeFrom="column">
                  <wp:posOffset>5114925</wp:posOffset>
                </wp:positionH>
                <wp:positionV relativeFrom="paragraph">
                  <wp:posOffset>95885</wp:posOffset>
                </wp:positionV>
                <wp:extent cx="941070" cy="443230"/>
                <wp:effectExtent l="0" t="0" r="11430" b="13970"/>
                <wp:wrapNone/>
                <wp:docPr id="29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44323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402.75pt;margin-top:7.55pt;width:74.1pt;height:34.9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" filled="f" strokecolor="black [3213]">
                <v:path arrowok="t"/>
              </v:rect>
            </w:pict>
          </mc:Fallback>
        </mc:AlternateContent>
      </w: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17628F" w:rsidP="0017628F">
      <w:pPr>
        <w:pStyle w:val="ListParagraph"/>
        <w:tabs>
          <w:tab w:val="left" w:pos="0"/>
          <w:tab w:val="left" w:pos="90"/>
        </w:tabs>
        <w:contextualSpacing w:val="0"/>
        <w:rPr>
          <w:rFonts w:asciiTheme="majorBidi" w:hAnsiTheme="majorBidi" w:cstheme="majorBidi"/>
          <w:bCs/>
          <w:color w:val="000000" w:themeColor="text1"/>
        </w:rPr>
      </w:pPr>
    </w:p>
    <w:p w:rsidR="0017628F" w:rsidRDefault="009E6BA2" w:rsidP="009E6BA2">
      <w:pPr>
        <w:pStyle w:val="ListParagraph"/>
        <w:numPr>
          <w:ilvl w:val="0"/>
          <w:numId w:val="33"/>
        </w:numPr>
        <w:tabs>
          <w:tab w:val="left" w:pos="0"/>
          <w:tab w:val="left" w:pos="90"/>
        </w:tabs>
        <w:contextualSpacing w:val="0"/>
        <w:rPr>
          <w:rFonts w:asciiTheme="majorBidi" w:hAnsiTheme="majorBidi" w:cstheme="majorBidi"/>
        </w:rPr>
      </w:pPr>
      <w:r>
        <w:rPr>
          <w:rFonts w:asciiTheme="majorBidi" w:hAnsiTheme="majorBidi" w:cstheme="majorBidi"/>
          <w:bCs/>
          <w:color w:val="000000" w:themeColor="text1"/>
        </w:rPr>
        <w:t>S</w:t>
      </w:r>
      <w:r w:rsidR="00BB2349">
        <w:rPr>
          <w:rFonts w:asciiTheme="majorBidi" w:hAnsiTheme="majorBidi" w:cstheme="majorBidi"/>
          <w:bCs/>
          <w:color w:val="000000" w:themeColor="text1"/>
        </w:rPr>
        <w:t>how that your answer for part b</w:t>
      </w:r>
      <w:r w:rsidR="0010072C">
        <w:rPr>
          <w:rFonts w:asciiTheme="majorBidi" w:hAnsiTheme="majorBidi" w:cstheme="majorBidi"/>
          <w:bCs/>
          <w:color w:val="000000" w:themeColor="text1"/>
        </w:rPr>
        <w:t xml:space="preserve"> can be obtained by considering the mechanical work </w:t>
      </w:r>
      <w:r>
        <w:rPr>
          <w:rFonts w:asciiTheme="majorBidi" w:hAnsiTheme="majorBidi" w:cstheme="majorBidi"/>
          <w:bCs/>
          <w:color w:val="000000" w:themeColor="text1"/>
        </w:rPr>
        <w:t>done by the force you use to pull the loop</w:t>
      </w:r>
      <w:r w:rsidR="00645F56">
        <w:rPr>
          <w:rFonts w:asciiTheme="majorBidi" w:hAnsiTheme="majorBidi" w:cstheme="majorBidi"/>
          <w:bCs/>
          <w:color w:val="000000" w:themeColor="text1"/>
        </w:rPr>
        <w:t xml:space="preserve"> at a constant speed</w:t>
      </w:r>
      <w:r>
        <w:rPr>
          <w:rFonts w:asciiTheme="majorBidi" w:hAnsiTheme="majorBidi" w:cstheme="majorBidi"/>
          <w:bCs/>
          <w:color w:val="000000" w:themeColor="text1"/>
        </w:rPr>
        <w:t xml:space="preserve">. </w:t>
      </w:r>
      <w:r w:rsidR="00D03154">
        <w:rPr>
          <w:rFonts w:asciiTheme="majorBidi" w:hAnsiTheme="majorBidi" w:cstheme="majorBidi"/>
          <w:bCs/>
        </w:rPr>
        <w:t>(2</w:t>
      </w:r>
      <w:r w:rsidR="00BB2349" w:rsidRPr="00D03154">
        <w:rPr>
          <w:rFonts w:asciiTheme="majorBidi" w:hAnsiTheme="majorBidi" w:cstheme="majorBidi"/>
          <w:bCs/>
        </w:rPr>
        <w:t xml:space="preserve"> marks)</w:t>
      </w:r>
    </w:p>
    <w:p w:rsidR="00D01541" w:rsidRPr="00772BAA" w:rsidRDefault="00D01541" w:rsidP="00772BAA">
      <w:pPr>
        <w:pStyle w:val="ListParagraph"/>
        <w:tabs>
          <w:tab w:val="left" w:pos="0"/>
          <w:tab w:val="left" w:pos="90"/>
        </w:tabs>
        <w:ind w:left="360"/>
        <w:contextualSpacing w:val="0"/>
        <w:rPr>
          <w:rFonts w:asciiTheme="majorBidi" w:hAnsiTheme="majorBidi" w:cstheme="majorBidi"/>
        </w:rPr>
      </w:pPr>
    </w:p>
    <w:p w:rsidR="00772BAA" w:rsidRPr="00772BAA" w:rsidRDefault="00A96B08" w:rsidP="00772BAA">
      <w:pPr>
        <w:pStyle w:val="ListParagraph"/>
        <w:rPr>
          <w:rFonts w:asciiTheme="majorBidi" w:hAnsiTheme="majorBidi" w:cstheme="majorBidi"/>
        </w:rPr>
      </w:pPr>
      <w:r>
        <w:rPr>
          <w:noProof/>
        </w:rPr>
        <mc:AlternateContent>
          <mc:Choice Requires="wps">
            <w:drawing>
              <wp:anchor distT="0" distB="0" distL="114300" distR="114300" simplePos="0" relativeHeight="251974656" behindDoc="0" locked="0" layoutInCell="1" allowOverlap="1" wp14:anchorId="0BD8630B" wp14:editId="075C5FFC">
                <wp:simplePos x="0" y="0"/>
                <wp:positionH relativeFrom="column">
                  <wp:posOffset>5052695</wp:posOffset>
                </wp:positionH>
                <wp:positionV relativeFrom="paragraph">
                  <wp:posOffset>47625</wp:posOffset>
                </wp:positionV>
                <wp:extent cx="941070" cy="443230"/>
                <wp:effectExtent l="0" t="0" r="11430" b="13970"/>
                <wp:wrapNone/>
                <wp:docPr id="29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44323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97.85pt;margin-top:3.75pt;width:74.1pt;height:34.9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" filled="f" strokecolor="black [3213]">
                <v:path arrowok="t"/>
              </v:rect>
            </w:pict>
          </mc:Fallback>
        </mc:AlternateContent>
      </w: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Pr="00772BAA" w:rsidRDefault="00772BAA" w:rsidP="00772BAA">
      <w:pPr>
        <w:tabs>
          <w:tab w:val="left" w:pos="0"/>
          <w:tab w:val="left" w:pos="90"/>
        </w:tabs>
        <w:rPr>
          <w:rFonts w:asciiTheme="majorBidi" w:hAnsiTheme="majorBidi" w:cstheme="majorBidi"/>
        </w:rPr>
      </w:pPr>
    </w:p>
    <w:p w:rsidR="00772BAA" w:rsidRDefault="00772BAA" w:rsidP="00772BAA">
      <w:pPr>
        <w:pStyle w:val="ListParagraph"/>
        <w:tabs>
          <w:tab w:val="left" w:pos="0"/>
          <w:tab w:val="left" w:pos="90"/>
        </w:tabs>
        <w:ind w:left="360"/>
        <w:contextualSpacing w:val="0"/>
        <w:rPr>
          <w:rFonts w:asciiTheme="majorBidi" w:hAnsiTheme="majorBidi" w:cstheme="majorBidi"/>
        </w:rPr>
      </w:pPr>
    </w:p>
    <w:p w:rsidR="00772BAA" w:rsidRPr="0010072C" w:rsidRDefault="00772BAA" w:rsidP="0010072C">
      <w:pPr>
        <w:tabs>
          <w:tab w:val="left" w:pos="0"/>
          <w:tab w:val="left" w:pos="90"/>
        </w:tabs>
        <w:rPr>
          <w:rFonts w:asciiTheme="majorBidi" w:hAnsiTheme="majorBidi" w:cstheme="majorBidi"/>
        </w:rPr>
      </w:pPr>
    </w:p>
    <w:p w:rsidR="002F1FA1" w:rsidRDefault="00D904DC" w:rsidP="002F1FA1">
      <w:pPr>
        <w:jc w:val="both"/>
        <w:rPr>
          <w:b/>
          <w:bCs/>
          <w:noProof/>
          <w:sz w:val="28"/>
          <w:szCs w:val="28"/>
          <w:u w:val="single"/>
          <w:lang w:val="en-CA" w:eastAsia="en-CA"/>
        </w:rPr>
      </w:pPr>
      <w:r>
        <w:rPr>
          <w:rFonts w:ascii="Georgia" w:hAnsi="Georgia"/>
          <w:b/>
          <w:noProof/>
          <w:sz w:val="22"/>
          <w:szCs w:val="22"/>
        </w:rPr>
        <mc:AlternateContent>
          <mc:Choice Requires="wpg">
            <w:drawing>
              <wp:anchor distT="0" distB="0" distL="114300" distR="114300" simplePos="0" relativeHeight="252235776" behindDoc="0" locked="0" layoutInCell="1" allowOverlap="1" wp14:anchorId="7DDB08DB" wp14:editId="56EFB03E">
                <wp:simplePos x="0" y="0"/>
                <wp:positionH relativeFrom="column">
                  <wp:posOffset>4169410</wp:posOffset>
                </wp:positionH>
                <wp:positionV relativeFrom="paragraph">
                  <wp:posOffset>-94615</wp:posOffset>
                </wp:positionV>
                <wp:extent cx="2451735" cy="1786890"/>
                <wp:effectExtent l="0" t="0" r="0" b="3810"/>
                <wp:wrapNone/>
                <wp:docPr id="341" name="Group 341"/>
                <wp:cNvGraphicFramePr/>
                <a:graphic xmlns:a="http://schemas.openxmlformats.org/drawingml/2006/main">
                  <a:graphicData uri="http://schemas.microsoft.com/office/word/2010/wordprocessingGroup">
                    <wpg:wgp>
                      <wpg:cNvGrpSpPr/>
                      <wpg:grpSpPr>
                        <a:xfrm>
                          <a:off x="0" y="0"/>
                          <a:ext cx="2451735" cy="1786890"/>
                          <a:chOff x="0" y="0"/>
                          <a:chExt cx="2452254" cy="1787236"/>
                        </a:xfrm>
                      </wpg:grpSpPr>
                      <wps:wsp>
                        <wps:cNvPr id="334" name="Text Box 2"/>
                        <wps:cNvSpPr txBox="1">
                          <a:spLocks noChangeArrowheads="1"/>
                        </wps:cNvSpPr>
                        <wps:spPr bwMode="auto">
                          <a:xfrm>
                            <a:off x="1644732" y="1514104"/>
                            <a:ext cx="249382" cy="273132"/>
                          </a:xfrm>
                          <a:prstGeom prst="rect">
                            <a:avLst/>
                          </a:prstGeom>
                          <a:noFill/>
                          <a:ln w="9525">
                            <a:noFill/>
                            <a:miter lim="800000"/>
                            <a:headEnd/>
                            <a:tailEnd/>
                          </a:ln>
                        </wps:spPr>
                        <wps:txbx>
                          <w:txbxContent>
                            <w:p w:rsidR="00F02C43" w:rsidRDefault="00F02C43" w:rsidP="007D71C4">
                              <w:proofErr w:type="gramStart"/>
                              <w:r>
                                <w:t>x</w:t>
                              </w:r>
                              <w:proofErr w:type="gramEnd"/>
                            </w:p>
                          </w:txbxContent>
                        </wps:txbx>
                        <wps:bodyPr rot="0" vert="horz" wrap="square" lIns="91440" tIns="45720" rIns="91440" bIns="45720" anchor="t" anchorCtr="0">
                          <a:spAutoFit/>
                        </wps:bodyPr>
                      </wps:wsp>
                      <wpg:grpSp>
                        <wpg:cNvPr id="340" name="Group 340"/>
                        <wpg:cNvGrpSpPr/>
                        <wpg:grpSpPr>
                          <a:xfrm>
                            <a:off x="0" y="0"/>
                            <a:ext cx="2452254" cy="1702252"/>
                            <a:chOff x="0" y="0"/>
                            <a:chExt cx="2452254" cy="1702252"/>
                          </a:xfrm>
                        </wpg:grpSpPr>
                        <wps:wsp>
                          <wps:cNvPr id="333" name="Text Box 2"/>
                          <wps:cNvSpPr txBox="1">
                            <a:spLocks noChangeArrowheads="1"/>
                          </wps:cNvSpPr>
                          <wps:spPr bwMode="auto">
                            <a:xfrm>
                              <a:off x="326571" y="0"/>
                              <a:ext cx="249382" cy="273132"/>
                            </a:xfrm>
                            <a:prstGeom prst="rect">
                              <a:avLst/>
                            </a:prstGeom>
                            <a:noFill/>
                            <a:ln w="9525">
                              <a:noFill/>
                              <a:miter lim="800000"/>
                              <a:headEnd/>
                              <a:tailEnd/>
                            </a:ln>
                          </wps:spPr>
                          <wps:txbx>
                            <w:txbxContent>
                              <w:p w:rsidR="00F02C43" w:rsidRDefault="00F02C43">
                                <w:proofErr w:type="gramStart"/>
                                <w:r>
                                  <w:t>y</w:t>
                                </w:r>
                                <w:proofErr w:type="gramEnd"/>
                              </w:p>
                            </w:txbxContent>
                          </wps:txbx>
                          <wps:bodyPr rot="0" vert="horz" wrap="square" lIns="91440" tIns="45720" rIns="91440" bIns="45720" anchor="t" anchorCtr="0">
                            <a:spAutoFit/>
                          </wps:bodyPr>
                        </wps:wsp>
                        <wps:wsp>
                          <wps:cNvPr id="335" name="Text Box 2"/>
                          <wps:cNvSpPr txBox="1">
                            <a:spLocks noChangeArrowheads="1"/>
                          </wps:cNvSpPr>
                          <wps:spPr bwMode="auto">
                            <a:xfrm>
                              <a:off x="748145" y="231569"/>
                              <a:ext cx="1704109" cy="273132"/>
                            </a:xfrm>
                            <a:prstGeom prst="rect">
                              <a:avLst/>
                            </a:prstGeom>
                            <a:noFill/>
                            <a:ln w="9525">
                              <a:noFill/>
                              <a:miter lim="800000"/>
                              <a:headEnd/>
                              <a:tailEnd/>
                            </a:ln>
                          </wps:spPr>
                          <wps:txbx>
                            <w:txbxContent>
                              <w:p w:rsidR="00F02C43" w:rsidRDefault="00F02C43">
                                <w:r>
                                  <w:t xml:space="preserve">Conducting wire loop </w:t>
                                </w:r>
                              </w:p>
                            </w:txbxContent>
                          </wps:txbx>
                          <wps:bodyPr rot="0" vert="horz" wrap="square" lIns="91440" tIns="45720" rIns="91440" bIns="45720" anchor="t" anchorCtr="0">
                            <a:spAutoFit/>
                          </wps:bodyPr>
                        </wps:wsp>
                        <wps:wsp>
                          <wps:cNvPr id="336" name="Straight Arrow Connector 336"/>
                          <wps:cNvCnPr/>
                          <wps:spPr>
                            <a:xfrm flipH="1">
                              <a:off x="748145" y="439387"/>
                              <a:ext cx="237507" cy="22317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cNvPr id="339" name="Group 339"/>
                          <wpg:cNvGrpSpPr/>
                          <wpg:grpSpPr>
                            <a:xfrm>
                              <a:off x="0" y="190005"/>
                              <a:ext cx="1681678" cy="1512247"/>
                              <a:chOff x="0" y="0"/>
                              <a:chExt cx="1681678" cy="1512247"/>
                            </a:xfrm>
                          </wpg:grpSpPr>
                          <wpg:grpSp>
                            <wpg:cNvPr id="332" name="Group 332"/>
                            <wpg:cNvGrpSpPr/>
                            <wpg:grpSpPr>
                              <a:xfrm>
                                <a:off x="106878" y="0"/>
                                <a:ext cx="1574800" cy="1434465"/>
                                <a:chOff x="0" y="0"/>
                                <a:chExt cx="1575313" cy="1434603"/>
                              </a:xfrm>
                            </wpg:grpSpPr>
                            <wpg:grpSp>
                              <wpg:cNvPr id="329" name="Group 329"/>
                              <wpg:cNvGrpSpPr/>
                              <wpg:grpSpPr>
                                <a:xfrm>
                                  <a:off x="0" y="510638"/>
                                  <a:ext cx="863211" cy="923965"/>
                                  <a:chOff x="18704" y="1520"/>
                                  <a:chExt cx="796030" cy="775662"/>
                                </a:xfrm>
                              </wpg:grpSpPr>
                              <wps:wsp>
                                <wps:cNvPr id="326" name="Straight Connector 326"/>
                                <wps:cNvCnPr/>
                                <wps:spPr>
                                  <a:xfrm>
                                    <a:off x="166254" y="83127"/>
                                    <a:ext cx="266065" cy="69405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27" name="Straight Connector 327"/>
                                <wps:cNvCnPr/>
                                <wps:spPr>
                                  <a:xfrm flipH="1">
                                    <a:off x="433273" y="83065"/>
                                    <a:ext cx="273309" cy="69290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28" name="Arc 328"/>
                                <wps:cNvSpPr/>
                                <wps:spPr>
                                  <a:xfrm rot="18972658">
                                    <a:off x="18704" y="1520"/>
                                    <a:ext cx="796030" cy="685628"/>
                                  </a:xfrm>
                                  <a:prstGeom prst="arc">
                                    <a:avLst>
                                      <a:gd name="adj1" fmla="val 16432084"/>
                                      <a:gd name="adj2" fmla="val 0"/>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0" name="Straight Arrow Connector 330"/>
                              <wps:cNvCnPr/>
                              <wps:spPr>
                                <a:xfrm flipH="1" flipV="1">
                                  <a:off x="451262" y="0"/>
                                  <a:ext cx="635" cy="14344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1" name="Straight Arrow Connector 331"/>
                              <wps:cNvCnPr/>
                              <wps:spPr>
                                <a:xfrm flipV="1">
                                  <a:off x="445324" y="1430976"/>
                                  <a:ext cx="1129989" cy="14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337" name="Straight Arrow Connector 337"/>
                            <wps:cNvCnPr/>
                            <wps:spPr>
                              <a:xfrm>
                                <a:off x="71252" y="659080"/>
                                <a:ext cx="350322" cy="853167"/>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38" name="Text Box 2"/>
                            <wps:cNvSpPr txBox="1">
                              <a:spLocks noChangeArrowheads="1"/>
                            </wps:cNvSpPr>
                            <wps:spPr bwMode="auto">
                              <a:xfrm>
                                <a:off x="0" y="991590"/>
                                <a:ext cx="249382" cy="273132"/>
                              </a:xfrm>
                              <a:prstGeom prst="rect">
                                <a:avLst/>
                              </a:prstGeom>
                              <a:noFill/>
                              <a:ln w="9525">
                                <a:noFill/>
                                <a:miter lim="800000"/>
                                <a:headEnd/>
                                <a:tailEnd/>
                              </a:ln>
                            </wps:spPr>
                            <wps:txbx>
                              <w:txbxContent>
                                <w:p w:rsidR="00F02C43" w:rsidRDefault="00F02C43" w:rsidP="00B21E3B">
                                  <w:proofErr w:type="gramStart"/>
                                  <w:r>
                                    <w:t>r</w:t>
                                  </w:r>
                                  <w:proofErr w:type="gramEnd"/>
                                </w:p>
                              </w:txbxContent>
                            </wps:txbx>
                            <wps:bodyPr rot="0" vert="horz" wrap="square" lIns="91440" tIns="45720" rIns="91440" bIns="45720" anchor="t" anchorCtr="0">
                              <a:spAutoFit/>
                            </wps:bodyPr>
                          </wps:wsp>
                        </wpg:grpSp>
                      </wpg:grpSp>
                    </wpg:wgp>
                  </a:graphicData>
                </a:graphic>
              </wp:anchor>
            </w:drawing>
          </mc:Choice>
          <mc:Fallback>
            <w:pict>
              <v:group id="Group 341" o:spid="_x0000_s1059" style="position:absolute;left:0;text-align:left;margin-left:328.3pt;margin-top:-7.45pt;width:193.05pt;height:140.7pt;z-index:252235776" coordsize="24522,17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">
                <v:shape id="_x0000_s1060" type="#_x0000_t202" style="position:absolute;left:16447;top:15141;width:2494;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cQpsMA&#10;AADcAAAADwAAAGRycy9kb3ducmV2LnhtbESPQWvCQBSE7wX/w/KE3urGaotEVxG14KGX2nh/ZJ/Z&#10;YPZtyL6a+O/dQqHHYWa+YVabwTfqRl2sAxuYTjJQxGWwNVcGiu+PlwWoKMgWm8Bk4E4RNuvR0wpz&#10;G3r+ottJKpUgHHM04ETaXOtYOvIYJ6ElTt4ldB4lya7StsM+wX2jX7PsXXusOS04bGnnqLyefrwB&#10;Ebud3ouDj8fz8LnvXVa+YWHM83jYLkEJDfIf/msfrYHZbA6/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cQpsMAAADcAAAADwAAAAAAAAAAAAAAAACYAgAAZHJzL2Rv&#10;d25yZXYueG1sUEsFBgAAAAAEAAQA9QAAAIgDAAAAAA==&#10;" filled="f" stroked="f">
                  <v:textbox style="mso-fit-shape-to-text:t">
                    <w:txbxContent>
                      <w:p w:rsidR="00F02C43" w:rsidRDefault="00F02C43" w:rsidP="007D71C4">
                        <w:r>
                          <w:t>x</w:t>
                        </w:r>
                      </w:p>
                    </w:txbxContent>
                  </v:textbox>
                </v:shape>
                <v:group id="Group 340" o:spid="_x0000_s1061" style="position:absolute;width:24522;height:17022" coordsize="24522,170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NfcIAAADcAAAADwAAAGRycy9kb3ducmV2LnhtbERPy4rCMBTdC/MP4Q7M&#10;TtOOD4aOUUQccSGCdUDcXZprW2xuShPb+vdmIbg8nPd82ZtKtNS40rKCeBSBIM6sLjlX8H/6G/6A&#10;cB5ZY2WZFDzIwXLxMZhjom3HR2pTn4sQwi5BBYX3dSKlywoy6Ea2Jg7c1TYGfYBNLnWDXQg3lfyO&#10;opk0WHJoKLCmdUHZLb0bBdsOu9U43rT723X9uJymh/M+JqW+PvvVLwhPvX+LX+6dVjCehP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BqTX3CAAAA3AAAAA8A&#10;AAAAAAAAAAAAAAAAqgIAAGRycy9kb3ducmV2LnhtbFBLBQYAAAAABAAEAPoAAACZAwAAAAA=&#10;">
                  <v:shape id="_x0000_s1062" type="#_x0000_t202" style="position:absolute;left:3265;width:2494;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6I0sIA&#10;AADcAAAADwAAAGRycy9kb3ducmV2LnhtbESPQWvCQBSE74X+h+UJvdWNhpaSuopUCx56qab3R/Y1&#10;G8y+Ddmnif/eFQSPw8x8wyxWo2/VmfrYBDYwm2agiKtgG64NlIfv1w9QUZAttoHJwIUirJbPTwss&#10;bBj4l857qVWCcCzQgBPpCq1j5chjnIaOOHn/ofcoSfa1tj0OCe5bPc+yd+2x4bTgsKMvR9Vxf/IG&#10;ROx6dim3Pu7+xp/N4LLqDUtjXibj+hOU0CiP8L29swbyPIfbmXQE9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rojSwgAAANwAAAAPAAAAAAAAAAAAAAAAAJgCAABkcnMvZG93&#10;bnJldi54bWxQSwUGAAAAAAQABAD1AAAAhwMAAAAA&#10;" filled="f" stroked="f">
                    <v:textbox style="mso-fit-shape-to-text:t">
                      <w:txbxContent>
                        <w:p w:rsidR="00F02C43" w:rsidRDefault="00F02C43">
                          <w:r>
                            <w:t>y</w:t>
                          </w:r>
                        </w:p>
                      </w:txbxContent>
                    </v:textbox>
                  </v:shape>
                  <v:shape id="_x0000_s1063" type="#_x0000_t202" style="position:absolute;left:7481;top:2315;width:17041;height:27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u1PcMA&#10;AADcAAAADwAAAGRycy9kb3ducmV2LnhtbESPT2vCQBTE7wW/w/KE3upGRSnRVcQ/4KEXbbw/sq/Z&#10;0OzbkH2a+O27hUKPw8z8hllvB9+oB3WxDmxgOslAEZfB1lwZKD5Pb++goiBbbAKTgSdF2G5GL2vM&#10;bej5Qo+rVCpBOOZowIm0udaxdOQxTkJLnLyv0HmUJLtK2w77BPeNnmXZUnusOS04bGnvqPy+3r0B&#10;EbubPoujj+fb8HHoXVYusDDmdTzsVqCEBvkP/7XP1sB8voD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u1PcMAAADcAAAADwAAAAAAAAAAAAAAAACYAgAAZHJzL2Rv&#10;d25yZXYueG1sUEsFBgAAAAAEAAQA9QAAAIgDAAAAAA==&#10;" filled="f" stroked="f">
                    <v:textbox style="mso-fit-shape-to-text:t">
                      <w:txbxContent>
                        <w:p w:rsidR="00F02C43" w:rsidRDefault="00F02C43">
                          <w:r>
                            <w:t xml:space="preserve">Conducting wire loop </w:t>
                          </w:r>
                        </w:p>
                      </w:txbxContent>
                    </v:textbox>
                  </v:shape>
                  <v:shape id="Straight Arrow Connector 336" o:spid="_x0000_s1064" type="#_x0000_t32" style="position:absolute;left:7481;top:4393;width:2375;height:223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59TMYAAADcAAAADwAAAGRycy9kb3ducmV2LnhtbESPXWvCMBSG7wf7D+EMdjfT+VGkM4o4&#10;BhuCoyqId8fmrC1rTkqS2frvjSDs8uX9eHhni9404kzO15YVvA4SEMSF1TWXCva7j5cpCB+QNTaW&#10;ScGFPCzmjw8zzLTtOKfzNpQijrDPUEEVQptJ6YuKDPqBbYmj92OdwRClK6V22MVx08hhkqTSYM2R&#10;UGFLq4qK3+2fiZD3cT5ZH9anMeXL7+70ddwEd1Tq+alfvoEI1If/8L39qRWMRinczsQjI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fUzGAAAA3AAAAA8AAAAAAAAA&#10;AAAAAAAAoQIAAGRycy9kb3ducmV2LnhtbFBLBQYAAAAABAAEAPkAAACUAwAAAAA=&#10;" strokecolor="#4579b8 [3044]">
                    <v:stroke endarrow="open"/>
                  </v:shape>
                  <v:group id="Group 339" o:spid="_x0000_s1065" style="position:absolute;top:1900;width:16816;height:15122" coordsize="16816,151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aXncUAAADcAAAADwAAAGRycy9kb3ducmV2LnhtbESPT2vCQBTE7wW/w/KE&#10;3uomhhaNriKipQcR/APi7ZF9JsHs25Bdk/jtuwWhx2FmfsPMl72pREuNKy0riEcRCOLM6pJzBefT&#10;9mMCwnlkjZVlUvAkB8vF4G2OqbYdH6g9+lwECLsUFRTe16mULivIoBvZmjh4N9sY9EE2udQNdgFu&#10;KjmOoi9psOSwUGBN64Ky+/FhFHx32K2SeNPu7rf183r63F92MSn1PuxXMxCeev8ffrV/tIIkmc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Wl53FAAAA3AAA&#10;AA8AAAAAAAAAAAAAAAAAqgIAAGRycy9kb3ducmV2LnhtbFBLBQYAAAAABAAEAPoAAACcAwAAAAA=&#10;">
                    <v:group id="Group 332" o:spid="_x0000_s1066" style="position:absolute;left:1068;width:15748;height:14344" coordsize="15753,143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group id="Group 329" o:spid="_x0000_s1067" style="position:absolute;top:5106;width:8632;height:9240" coordorigin="187,15" coordsize="7960,77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I8BQMYAAADcAAAADwAAAGRycy9kb3ducmV2LnhtbESPT2vCQBTE7wW/w/IK&#10;vdXNHyw1dQ0itngQoSqU3h7ZZxKSfRuy2yR++25B6HGYmd8wq3wyrRiod7VlBfE8AkFcWF1zqeBy&#10;fn9+BeE8ssbWMim4kYN8PXtYYabtyJ80nHwpAoRdhgoq77tMSldUZNDNbUccvKvtDfog+1LqHscA&#10;N61MouhFGqw5LFTY0baiojn9GAUfI46bNN4Nh+a6vX2fF8evQ0xKPT1OmzcQnib/H76391pBmi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jwFAxgAAANwA&#10;AAAPAAAAAAAAAAAAAAAAAKoCAABkcnMvZG93bnJldi54bWxQSwUGAAAAAAQABAD6AAAAnQMAAAAA&#10;">
                        <v:line id="Straight Connector 326" o:spid="_x0000_s1068" style="position:absolute;visibility:visible;mso-wrap-style:square" from="1662,831" to="4323,7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QebsUAAADcAAAADwAAAGRycy9kb3ducmV2LnhtbESP0WoCMRRE3wv9h3ALvohm1aKyNYoo&#10;gvTN1Q+4bm53Yzc3203U1a83BcHHYWbOMLNFaytxocYbxwoG/QQEce604ULBYb/pTUH4gKyxckwK&#10;buRhMX9/m2Gq3ZV3dMlCISKEfYoKyhDqVEqfl2TR911NHL0f11gMUTaF1A1eI9xWcpgkY2nRcFwo&#10;saZVSflvdrYKzP323f2bHLGbZNXnuj2t72ZwUqrz0S6/QARqwyv8bG+1gtFwDP9n4h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4QebsUAAADcAAAADwAAAAAAAAAA&#10;AAAAAAChAgAAZHJzL2Rvd25yZXYueG1sUEsFBgAAAAAEAAQA+QAAAJMDAAAAAA==&#10;" strokecolor="#4579b8 [3044]" strokeweight="1.5pt"/>
                        <v:line id="Straight Connector 327" o:spid="_x0000_s1069" style="position:absolute;flip:x;visibility:visible;mso-wrap-style:square" from="4332,830" to="7065,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48QcMAAADcAAAADwAAAGRycy9kb3ducmV2LnhtbESPQWsCMRSE7wX/Q3hCbzWrgspqlEWq&#10;9CJFK3h9bJ67q5uXbRI1/vumUOhxmJlvmMUqmlbcyfnGsoLhIANBXFrdcKXg+LV5m4HwAVlja5kU&#10;PMnDatl7WWCu7YP3dD+ESiQI+xwV1CF0uZS+rMmgH9iOOHln6wyGJF0ltcNHgptWjrJsIg02nBZq&#10;7GhdU3k93IyCWOzeL9uTvuL35ZNPbrefFjYq9dqPxRxEoBj+w3/tD61gPJrC75l0BOTy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uPEHDAAAA3AAAAA8AAAAAAAAAAAAA&#10;AAAAoQIAAGRycy9kb3ducmV2LnhtbFBLBQYAAAAABAAEAPkAAACRAwAAAAA=&#10;" strokecolor="#4579b8 [3044]" strokeweight="1.5pt"/>
                        <v:shape id="Arc 328" o:spid="_x0000_s1070" style="position:absolute;left:187;top:15;width:7960;height:6856;rotation:-2869758fd;visibility:visible;mso-wrap-style:square;v-text-anchor:middle" coordsize="796030,6856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iYm8QA&#10;AADcAAAADwAAAGRycy9kb3ducmV2LnhtbERPTWvCQBC9C/0PyxR6040KImk2UgpWaS9qWs9jdkzS&#10;ZmfT7DYm/nr3IPT4eN/Jqje16Kh1lWUF00kEgji3uuJCwWe2Hi9BOI+ssbZMCgZysEofRgnG2l54&#10;T93BFyKEsItRQel9E0vp8pIMuoltiAN3tq1BH2BbSN3iJYSbWs6iaCENVhwaSmzotaT85/BnFND3&#10;dX58z4ff9WZ3HLKv6al7iz6UenrsX55BeOr9v/ju3moF81lYG86EIy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4mJvEAAAA3AAAAA8AAAAAAAAAAAAAAAAAmAIAAGRycy9k&#10;b3ducmV2LnhtbFBLBQYAAAAABAAEAPUAAACJAwAAAAA=&#10;" path="m421155,580nsc631628,11137,796030,161225,796030,342814r-398015,l421155,580xem421155,580nfc631628,11137,796030,161225,796030,342814e" filled="f" strokecolor="#4579b8 [3044]" strokeweight="1.5pt">
                          <v:path arrowok="t" o:connecttype="custom" o:connectlocs="421155,580;796030,342814" o:connectangles="0,0"/>
                        </v:shape>
                      </v:group>
                      <v:shape id="Straight Arrow Connector 330" o:spid="_x0000_s1071" type="#_x0000_t32" style="position:absolute;left:4512;width:6;height:1434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vSAsEAAADcAAAADwAAAGRycy9kb3ducmV2LnhtbERPS2vCQBC+F/oflin0Vjca1JK6igiC&#10;HqT4aHsddsckNDsbsqOm/757EDx+fO/ZoveNulIX68AGhoMMFLENrubSwOm4fnsHFQXZYROYDPxR&#10;hMX8+WmGhQs33tP1IKVKIRwLNFCJtIXW0VbkMQ5CS5y4c+g8SoJdqV2HtxTuGz3Kson2WHNqqLCl&#10;VUX293DxBi7hvFt+uWn+PfyRra1l+0l2bMzrS7/8ACXUy0N8d2+cgTxP89OZdAT0/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0y9ICwQAAANwAAAAPAAAAAAAAAAAAAAAA&#10;AKECAABkcnMvZG93bnJldi54bWxQSwUGAAAAAAQABAD5AAAAjwMAAAAA&#10;" strokecolor="#4579b8 [3044]">
                        <v:stroke endarrow="open"/>
                      </v:shape>
                      <v:shape id="Straight Arrow Connector 331" o:spid="_x0000_s1072" type="#_x0000_t32" style="position:absolute;left:4453;top:14309;width:11300;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lOMUAAADcAAAADwAAAGRycy9kb3ducmV2LnhtbESPXWvCMBSG7wf+h3AGu5upn4xqFHEM&#10;NgRH60C8OzZnbbE5KUlmu3+/CMIuX96Ph3e57k0jruR8bVnBaJiAIC6srrlU8HV4e34B4QOyxsYy&#10;KfglD+vV4GGJqbYdZ3TNQyniCPsUFVQhtKmUvqjIoB/aljh639YZDFG6UmqHXRw3jRwnyVwarDkS&#10;KmxpW1FxyX9MhLxOs9nuuDtPKdt8dueP0z64k1JPj/1mASJQH/7D9/a7VjCZjOB2Jh4B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flOMUAAADcAAAADwAAAAAAAAAA&#10;AAAAAAChAgAAZHJzL2Rvd25yZXYueG1sUEsFBgAAAAAEAAQA+QAAAJMDAAAAAA==&#10;" strokecolor="#4579b8 [3044]">
                        <v:stroke endarrow="open"/>
                      </v:shape>
                    </v:group>
                    <v:shape id="Straight Arrow Connector 337" o:spid="_x0000_s1073" type="#_x0000_t32" style="position:absolute;left:712;top:6590;width:3503;height:85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rNV8IAAADcAAAADwAAAGRycy9kb3ducmV2LnhtbESPQYvCMBSE74L/ITzBm6Zul1WqUUQQ&#10;9Kir4PHZvDbF5qU02Vr/vVlY2OMwM98wq01va9FR6yvHCmbTBARx7nTFpYLL936yAOEDssbaMSl4&#10;kYfNejhYYabdk0/UnUMpIoR9hgpMCE0mpc8NWfRT1xBHr3CtxRBlW0rd4jPCbS0/kuRLWqw4Lhhs&#10;aGcof5x/rIJkznZ2vV4WtiMTjre0+HzdC6XGo367BBGoD//hv/ZBK0jTOfyeiUdAr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krNV8IAAADcAAAADwAAAAAAAAAAAAAA&#10;AAChAgAAZHJzL2Rvd25yZXYueG1sUEsFBgAAAAAEAAQA+QAAAJADAAAAAA==&#10;" strokecolor="#4579b8 [3044]">
                      <v:stroke startarrow="open" endarrow="open"/>
                    </v:shape>
                    <v:shape id="_x0000_s1074" type="#_x0000_t202" style="position:absolute;top:9915;width:2493;height:27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oao8AA&#10;AADcAAAADwAAAGRycy9kb3ducmV2LnhtbERPPWvDMBDdA/0P4grdYjkNKcWNYkzSQoYsTd39sC6W&#10;iXUy1jV2/n01FDo+3ve2nH2vbjTGLrCBVZaDIm6C7bg1UH99LF9BRUG22AcmA3eKUO4eFlssbJj4&#10;k25naVUK4VigAScyFFrHxpHHmIWBOHGXMHqUBMdW2xGnFO57/ZznL9pjx6nB4UB7R831/OMNiNhq&#10;da/ffTx+z6fD5PJmg7UxT49z9QZKaJZ/8Z/7aA2s12ltOpOOgN7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woao8AAAADcAAAADwAAAAAAAAAAAAAAAACYAgAAZHJzL2Rvd25y&#10;ZXYueG1sUEsFBgAAAAAEAAQA9QAAAIUDAAAAAA==&#10;" filled="f" stroked="f">
                      <v:textbox style="mso-fit-shape-to-text:t">
                        <w:txbxContent>
                          <w:p w:rsidR="00F02C43" w:rsidRDefault="00F02C43" w:rsidP="00B21E3B">
                            <w:r>
                              <w:t>r</w:t>
                            </w:r>
                          </w:p>
                        </w:txbxContent>
                      </v:textbox>
                    </v:shape>
                  </v:group>
                </v:group>
              </v:group>
            </w:pict>
          </mc:Fallback>
        </mc:AlternateContent>
      </w:r>
      <w:r w:rsidR="002F1FA1">
        <w:rPr>
          <w:b/>
          <w:bCs/>
          <w:noProof/>
          <w:sz w:val="28"/>
          <w:szCs w:val="28"/>
          <w:u w:val="single"/>
          <w:lang w:val="en-CA" w:eastAsia="en-CA"/>
        </w:rPr>
        <w:t>Question 2</w:t>
      </w:r>
    </w:p>
    <w:p w:rsidR="0085282B" w:rsidRDefault="00B21E3B" w:rsidP="00D904DC">
      <w:pPr>
        <w:jc w:val="both"/>
      </w:pPr>
      <w:r w:rsidRPr="007B500A">
        <w:t xml:space="preserve">A conducting wire loop shaped like a wedge with a perfectly </w:t>
      </w:r>
    </w:p>
    <w:p w:rsidR="0085282B" w:rsidRDefault="00D53EC1" w:rsidP="0085282B">
      <w:pPr>
        <w:jc w:val="both"/>
      </w:pPr>
      <w:proofErr w:type="gramStart"/>
      <w:r>
        <w:t>c</w:t>
      </w:r>
      <w:r w:rsidR="00B21E3B" w:rsidRPr="007B500A">
        <w:t>ircular</w:t>
      </w:r>
      <w:proofErr w:type="gramEnd"/>
      <w:r w:rsidR="0085282B">
        <w:t xml:space="preserve"> </w:t>
      </w:r>
      <w:r w:rsidR="00B21E3B" w:rsidRPr="007B500A">
        <w:t xml:space="preserve">arc at the top as shown </w:t>
      </w:r>
      <w:r w:rsidR="00645F56">
        <w:t>is</w:t>
      </w:r>
      <w:r w:rsidR="0085282B">
        <w:t xml:space="preserve"> positioned </w:t>
      </w:r>
      <w:r w:rsidR="00B21E3B" w:rsidRPr="007B500A">
        <w:t xml:space="preserve">in the </w:t>
      </w:r>
      <w:r w:rsidR="00B21E3B" w:rsidRPr="0085282B">
        <w:rPr>
          <w:i/>
          <w:iCs/>
        </w:rPr>
        <w:t>x-y</w:t>
      </w:r>
      <w:r w:rsidR="00B21E3B" w:rsidRPr="007B500A">
        <w:t xml:space="preserve"> </w:t>
      </w:r>
    </w:p>
    <w:p w:rsidR="0085282B" w:rsidRDefault="00B21E3B" w:rsidP="0085282B">
      <w:pPr>
        <w:jc w:val="both"/>
      </w:pPr>
      <w:proofErr w:type="gramStart"/>
      <w:r w:rsidRPr="007B500A">
        <w:t>plane</w:t>
      </w:r>
      <w:proofErr w:type="gramEnd"/>
      <w:r w:rsidRPr="007B500A">
        <w:t xml:space="preserve"> in a region where </w:t>
      </w:r>
      <w:r w:rsidR="00D53EC1">
        <w:t>a</w:t>
      </w:r>
      <w:r w:rsidRPr="007B500A">
        <w:t xml:space="preserve"> magnetic field points in the </w:t>
      </w:r>
    </w:p>
    <w:p w:rsidR="0085282B" w:rsidRDefault="00645F56" w:rsidP="0085282B">
      <w:pPr>
        <w:jc w:val="both"/>
      </w:pPr>
      <w:proofErr w:type="gramStart"/>
      <w:r>
        <w:t>positive</w:t>
      </w:r>
      <w:proofErr w:type="gramEnd"/>
      <w:r>
        <w:t xml:space="preserve"> </w:t>
      </w:r>
      <w:r w:rsidR="00B21E3B" w:rsidRPr="007B500A">
        <w:t>z direction (</w:t>
      </w:r>
      <w:r>
        <w:t>out of the</w:t>
      </w:r>
      <w:r w:rsidR="00B21E3B" w:rsidRPr="007B500A">
        <w:t xml:space="preserve"> page).  The field is given </w:t>
      </w:r>
    </w:p>
    <w:p w:rsidR="00D904DC" w:rsidRPr="007B500A" w:rsidRDefault="00645F56" w:rsidP="0085282B">
      <w:pPr>
        <w:jc w:val="both"/>
      </w:pPr>
      <w:proofErr w:type="gramStart"/>
      <w:r>
        <w:t>by</w:t>
      </w:r>
      <w:proofErr w:type="gramEnd"/>
      <w:r>
        <w:t xml:space="preserve"> B=</w:t>
      </w:r>
      <w:r w:rsidR="00B21E3B" w:rsidRPr="007B500A">
        <w:t>B</w:t>
      </w:r>
      <w:r w:rsidR="00B21E3B" w:rsidRPr="007B500A">
        <w:rPr>
          <w:vertAlign w:val="subscript"/>
        </w:rPr>
        <w:t>0</w:t>
      </w:r>
      <w:r w:rsidR="0085282B">
        <w:rPr>
          <w:vertAlign w:val="subscript"/>
        </w:rPr>
        <w:t xml:space="preserve"> </w:t>
      </w:r>
      <w:r w:rsidR="0085282B">
        <w:t>c</w:t>
      </w:r>
      <w:r w:rsidR="00B21E3B" w:rsidRPr="007B500A">
        <w:t>os(θ)</w:t>
      </w:r>
      <w:r w:rsidR="0085282B">
        <w:t xml:space="preserve"> </w:t>
      </w:r>
      <w:r w:rsidR="00D904DC" w:rsidRPr="007B500A">
        <w:rPr>
          <w:b/>
        </w:rPr>
        <w:t>k</w:t>
      </w:r>
      <w:r w:rsidR="00B21E3B" w:rsidRPr="007B500A">
        <w:t xml:space="preserve">. </w:t>
      </w:r>
      <w:r w:rsidR="00D904DC" w:rsidRPr="007B500A">
        <w:t xml:space="preserve"> (</w:t>
      </w:r>
      <w:proofErr w:type="gramStart"/>
      <w:r w:rsidR="00D904DC" w:rsidRPr="0085282B">
        <w:rPr>
          <w:b/>
          <w:bCs/>
        </w:rPr>
        <w:t>k</w:t>
      </w:r>
      <w:proofErr w:type="gramEnd"/>
      <w:r w:rsidR="00D53EC1">
        <w:t xml:space="preserve"> is a unit vector) w</w:t>
      </w:r>
      <w:r w:rsidR="0085282B">
        <w:t>here θ</w:t>
      </w:r>
      <w:r w:rsidR="00B21E3B" w:rsidRPr="007B500A">
        <w:t xml:space="preserve"> is</w:t>
      </w:r>
    </w:p>
    <w:p w:rsidR="0085282B" w:rsidRDefault="00B21E3B" w:rsidP="0085282B">
      <w:pPr>
        <w:jc w:val="both"/>
      </w:pPr>
      <w:proofErr w:type="gramStart"/>
      <w:r w:rsidRPr="007B500A">
        <w:t>measured</w:t>
      </w:r>
      <w:proofErr w:type="gramEnd"/>
      <w:r w:rsidRPr="007B500A">
        <w:t xml:space="preserve"> clockwise </w:t>
      </w:r>
      <w:r w:rsidR="00D904DC" w:rsidRPr="007B500A">
        <w:t>w</w:t>
      </w:r>
      <w:r w:rsidRPr="007B500A">
        <w:t xml:space="preserve">ith the </w:t>
      </w:r>
      <w:r w:rsidR="0085282B" w:rsidRPr="0085282B">
        <w:rPr>
          <w:i/>
          <w:iCs/>
        </w:rPr>
        <w:t>y</w:t>
      </w:r>
      <w:r w:rsidRPr="007B500A">
        <w:t xml:space="preserve"> axis at θ=0. The field </w:t>
      </w:r>
    </w:p>
    <w:p w:rsidR="0010072C" w:rsidRDefault="00D904DC" w:rsidP="0010072C">
      <w:pPr>
        <w:jc w:val="both"/>
      </w:pPr>
      <w:proofErr w:type="gramStart"/>
      <w:r w:rsidRPr="007B500A">
        <w:t>occupies</w:t>
      </w:r>
      <w:proofErr w:type="gramEnd"/>
      <w:r w:rsidRPr="007B500A">
        <w:t xml:space="preserve"> the</w:t>
      </w:r>
      <w:r w:rsidR="0085282B">
        <w:t xml:space="preserve"> </w:t>
      </w:r>
      <w:r w:rsidR="0010072C">
        <w:t>whole space. T</w:t>
      </w:r>
      <w:r w:rsidRPr="007B500A">
        <w:t xml:space="preserve">he length of </w:t>
      </w:r>
      <w:r w:rsidR="0010072C">
        <w:t xml:space="preserve">each straight edge of the </w:t>
      </w:r>
    </w:p>
    <w:p w:rsidR="008E4547" w:rsidRPr="007B500A" w:rsidRDefault="0010072C" w:rsidP="0010072C">
      <w:pPr>
        <w:jc w:val="both"/>
      </w:pPr>
      <w:proofErr w:type="gramStart"/>
      <w:r>
        <w:t>wedge</w:t>
      </w:r>
      <w:proofErr w:type="gramEnd"/>
      <w:r>
        <w:t xml:space="preserve"> shaped loop is r (as shown) </w:t>
      </w:r>
      <w:r w:rsidR="00D904DC" w:rsidRPr="007B500A">
        <w:t>and the arc</w:t>
      </w:r>
      <w:r w:rsidR="0085282B">
        <w:t xml:space="preserve"> </w:t>
      </w:r>
      <w:r w:rsidR="00D904DC" w:rsidRPr="007B500A">
        <w:t xml:space="preserve">length is </w:t>
      </w:r>
      <w:r>
        <w:t>(</w:t>
      </w:r>
      <w:r w:rsidR="00D904DC" w:rsidRPr="007B500A">
        <w:t>πr/10</w:t>
      </w:r>
      <w:r>
        <w:t>)</w:t>
      </w:r>
      <w:r w:rsidR="00D904DC" w:rsidRPr="007B500A">
        <w:t xml:space="preserve">. </w:t>
      </w:r>
    </w:p>
    <w:p w:rsidR="008E4547" w:rsidRPr="007B500A" w:rsidRDefault="008E4547" w:rsidP="00D904DC">
      <w:pPr>
        <w:jc w:val="both"/>
        <w:rPr>
          <w:color w:val="FF0000"/>
        </w:rPr>
      </w:pPr>
    </w:p>
    <w:p w:rsidR="00D904DC" w:rsidRPr="007B500A" w:rsidRDefault="00D904DC" w:rsidP="00D904DC">
      <w:pPr>
        <w:pStyle w:val="ListParagraph"/>
        <w:numPr>
          <w:ilvl w:val="0"/>
          <w:numId w:val="41"/>
        </w:numPr>
        <w:jc w:val="both"/>
      </w:pPr>
      <w:r w:rsidRPr="007B500A">
        <w:t>Calculate the area of the circular wedge. (3 marks)</w:t>
      </w:r>
    </w:p>
    <w:p w:rsidR="008E4547" w:rsidRPr="007B500A" w:rsidRDefault="008E4547" w:rsidP="008E4547">
      <w:pPr>
        <w:pStyle w:val="ListParagraph"/>
        <w:contextualSpacing w:val="0"/>
        <w:jc w:val="both"/>
        <w:rPr>
          <w:color w:val="FF0000"/>
        </w:rPr>
      </w:pPr>
    </w:p>
    <w:p w:rsidR="008E4547" w:rsidRPr="007B500A" w:rsidRDefault="008E4547" w:rsidP="008E4547">
      <w:pPr>
        <w:pStyle w:val="ListParagraph"/>
        <w:contextualSpacing w:val="0"/>
        <w:jc w:val="both"/>
        <w:rPr>
          <w:color w:val="FF0000"/>
        </w:rPr>
      </w:pPr>
    </w:p>
    <w:p w:rsidR="008E4547" w:rsidRPr="007B500A" w:rsidRDefault="008E4547" w:rsidP="008E4547">
      <w:pPr>
        <w:pStyle w:val="ListParagraph"/>
        <w:contextualSpacing w:val="0"/>
        <w:jc w:val="both"/>
        <w:rPr>
          <w:color w:val="FF0000"/>
        </w:rPr>
      </w:pPr>
    </w:p>
    <w:p w:rsidR="008E4547" w:rsidRPr="007B500A" w:rsidRDefault="008E4547" w:rsidP="00B836DC">
      <w:pPr>
        <w:jc w:val="both"/>
        <w:rPr>
          <w:color w:val="FF0000"/>
        </w:rPr>
      </w:pPr>
    </w:p>
    <w:p w:rsidR="008E4547" w:rsidRPr="007B500A" w:rsidRDefault="008E4547" w:rsidP="008E4547">
      <w:pPr>
        <w:pStyle w:val="ListParagraph"/>
        <w:contextualSpacing w:val="0"/>
        <w:jc w:val="both"/>
        <w:rPr>
          <w:color w:val="FF0000"/>
        </w:rPr>
      </w:pPr>
    </w:p>
    <w:p w:rsidR="008E4547" w:rsidRPr="007B500A" w:rsidRDefault="008E4547" w:rsidP="003C4846">
      <w:pPr>
        <w:jc w:val="both"/>
        <w:rPr>
          <w:color w:val="FF0000"/>
        </w:rPr>
      </w:pPr>
    </w:p>
    <w:p w:rsidR="008E4547" w:rsidRPr="007B500A" w:rsidRDefault="008E4547" w:rsidP="008E4547">
      <w:pPr>
        <w:pStyle w:val="ListParagraph"/>
        <w:contextualSpacing w:val="0"/>
        <w:jc w:val="both"/>
        <w:rPr>
          <w:color w:val="FF0000"/>
        </w:rPr>
      </w:pPr>
    </w:p>
    <w:p w:rsidR="008E4547" w:rsidRPr="007B500A" w:rsidRDefault="008E4547" w:rsidP="008E4547">
      <w:pPr>
        <w:pStyle w:val="ListParagraph"/>
        <w:contextualSpacing w:val="0"/>
        <w:jc w:val="both"/>
        <w:rPr>
          <w:color w:val="FF0000"/>
        </w:rPr>
      </w:pPr>
    </w:p>
    <w:p w:rsidR="008E4547" w:rsidRPr="007B500A" w:rsidRDefault="008E4547" w:rsidP="008E4547">
      <w:pPr>
        <w:pStyle w:val="ListParagraph"/>
        <w:contextualSpacing w:val="0"/>
        <w:jc w:val="both"/>
      </w:pPr>
    </w:p>
    <w:p w:rsidR="005E2CF7" w:rsidRPr="007B500A" w:rsidRDefault="005E2CF7" w:rsidP="005E2CF7">
      <w:pPr>
        <w:pStyle w:val="ListParagraph"/>
        <w:ind w:left="360"/>
        <w:contextualSpacing w:val="0"/>
        <w:jc w:val="both"/>
      </w:pPr>
      <w:r w:rsidRPr="007B500A">
        <w:t xml:space="preserve"> </w:t>
      </w:r>
    </w:p>
    <w:tbl>
      <w:tblPr>
        <w:tblStyle w:val="TableGrid"/>
        <w:tblW w:w="968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0"/>
        <w:gridCol w:w="238"/>
      </w:tblGrid>
      <w:tr w:rsidR="005E2CF7" w:rsidRPr="007B500A" w:rsidTr="002F3AF9">
        <w:trPr>
          <w:trHeight w:val="1150"/>
        </w:trPr>
        <w:tc>
          <w:tcPr>
            <w:tcW w:w="9450" w:type="dxa"/>
          </w:tcPr>
          <w:p w:rsidR="005E2CF7" w:rsidRPr="007B500A" w:rsidRDefault="002F3AF9" w:rsidP="00D904DC">
            <w:pPr>
              <w:pStyle w:val="ListParagraph"/>
              <w:numPr>
                <w:ilvl w:val="0"/>
                <w:numId w:val="41"/>
              </w:numPr>
              <w:jc w:val="both"/>
            </w:pPr>
            <w:r w:rsidRPr="007B500A">
              <w:t>Calculate the magnetic flux through the wedge for the configu</w:t>
            </w:r>
            <w:r w:rsidR="0085282B">
              <w:t>ration shown</w:t>
            </w:r>
            <w:r w:rsidR="0010072C">
              <w:t>.</w:t>
            </w:r>
            <w:r w:rsidRPr="007B500A">
              <w:t xml:space="preserve"> </w:t>
            </w:r>
            <w:r w:rsidR="0010072C" w:rsidRPr="0010072C">
              <w:t>T</w:t>
            </w:r>
            <w:r w:rsidRPr="0010072C">
              <w:t>he y axis bisects the wedge down the middle</w:t>
            </w:r>
            <w:r w:rsidR="00D53EC1">
              <w:t>. ( 8</w:t>
            </w:r>
            <w:r w:rsidRPr="007B500A">
              <w:t xml:space="preserve"> marks)</w:t>
            </w:r>
          </w:p>
        </w:tc>
        <w:tc>
          <w:tcPr>
            <w:tcW w:w="238" w:type="dxa"/>
          </w:tcPr>
          <w:p w:rsidR="005E2CF7" w:rsidRPr="007B500A" w:rsidRDefault="005E2CF7" w:rsidP="005E2CF7">
            <w:pPr>
              <w:pStyle w:val="ListParagraph"/>
              <w:ind w:left="0"/>
              <w:contextualSpacing w:val="0"/>
              <w:jc w:val="both"/>
            </w:pPr>
          </w:p>
        </w:tc>
      </w:tr>
    </w:tbl>
    <w:p w:rsidR="001A7C0C" w:rsidRPr="007B500A" w:rsidRDefault="001A7C0C" w:rsidP="001A7C0C">
      <w:pPr>
        <w:pStyle w:val="ListParagraph"/>
        <w:rPr>
          <w:bCs/>
        </w:rPr>
      </w:pPr>
    </w:p>
    <w:p w:rsidR="008E4547" w:rsidRPr="007B500A" w:rsidRDefault="008E4547" w:rsidP="00D904DC">
      <w:pPr>
        <w:rPr>
          <w:bCs/>
        </w:rPr>
      </w:pPr>
    </w:p>
    <w:p w:rsidR="008E4547" w:rsidRPr="007B500A" w:rsidRDefault="008E4547" w:rsidP="001A7C0C">
      <w:pPr>
        <w:pStyle w:val="ListParagraph"/>
        <w:rPr>
          <w:bCs/>
        </w:rPr>
      </w:pPr>
    </w:p>
    <w:p w:rsidR="008E4547" w:rsidRPr="007B500A" w:rsidRDefault="008E4547" w:rsidP="001A7C0C">
      <w:pPr>
        <w:pStyle w:val="ListParagraph"/>
        <w:rPr>
          <w:bCs/>
        </w:rPr>
      </w:pPr>
    </w:p>
    <w:p w:rsidR="00D904DC" w:rsidRPr="007B500A" w:rsidRDefault="00D904DC" w:rsidP="001A7C0C">
      <w:pPr>
        <w:pStyle w:val="ListParagraph"/>
        <w:rPr>
          <w:bCs/>
        </w:rPr>
      </w:pPr>
    </w:p>
    <w:p w:rsidR="00D904DC" w:rsidRPr="007B500A" w:rsidRDefault="00D904DC" w:rsidP="001A7C0C">
      <w:pPr>
        <w:pStyle w:val="ListParagraph"/>
        <w:rPr>
          <w:bCs/>
        </w:rPr>
      </w:pPr>
    </w:p>
    <w:p w:rsidR="00D904DC" w:rsidRPr="007B500A" w:rsidRDefault="00D904DC" w:rsidP="001A7C0C">
      <w:pPr>
        <w:pStyle w:val="ListParagraph"/>
        <w:rPr>
          <w:bCs/>
        </w:rPr>
      </w:pPr>
    </w:p>
    <w:p w:rsidR="00D904DC" w:rsidRPr="007B500A" w:rsidRDefault="00D904DC" w:rsidP="001A7C0C">
      <w:pPr>
        <w:pStyle w:val="ListParagraph"/>
        <w:rPr>
          <w:bCs/>
        </w:rPr>
      </w:pPr>
    </w:p>
    <w:p w:rsidR="00D904DC" w:rsidRPr="007B500A" w:rsidRDefault="00D904DC" w:rsidP="001A7C0C">
      <w:pPr>
        <w:pStyle w:val="ListParagraph"/>
        <w:rPr>
          <w:bCs/>
        </w:rPr>
      </w:pPr>
    </w:p>
    <w:p w:rsidR="008E4547" w:rsidRPr="007B500A" w:rsidRDefault="008E4547" w:rsidP="001A7C0C">
      <w:pPr>
        <w:pStyle w:val="ListParagraph"/>
        <w:rPr>
          <w:bCs/>
        </w:rPr>
      </w:pPr>
    </w:p>
    <w:p w:rsidR="008E4547" w:rsidRPr="007B500A" w:rsidRDefault="008E4547" w:rsidP="001A7C0C">
      <w:pPr>
        <w:pStyle w:val="ListParagraph"/>
        <w:rPr>
          <w:bCs/>
        </w:rPr>
      </w:pPr>
    </w:p>
    <w:p w:rsidR="008E4547" w:rsidRPr="007B500A" w:rsidRDefault="008E4547" w:rsidP="001A7C0C">
      <w:pPr>
        <w:pStyle w:val="ListParagraph"/>
        <w:rPr>
          <w:bCs/>
        </w:rPr>
      </w:pPr>
    </w:p>
    <w:p w:rsidR="008E4547" w:rsidRPr="007B500A" w:rsidRDefault="008E4547" w:rsidP="001A7C0C">
      <w:pPr>
        <w:pStyle w:val="ListParagraph"/>
        <w:rPr>
          <w:bCs/>
        </w:rPr>
      </w:pPr>
    </w:p>
    <w:p w:rsidR="008E4547" w:rsidRPr="007B500A" w:rsidRDefault="008E4547" w:rsidP="001A7C0C">
      <w:pPr>
        <w:pStyle w:val="ListParagraph"/>
        <w:rPr>
          <w:bCs/>
        </w:rPr>
      </w:pPr>
    </w:p>
    <w:p w:rsidR="009832A1" w:rsidRPr="007B500A" w:rsidRDefault="009832A1" w:rsidP="001A7C0C">
      <w:pPr>
        <w:pStyle w:val="ListParagraph"/>
        <w:rPr>
          <w:bCs/>
        </w:rPr>
      </w:pPr>
    </w:p>
    <w:p w:rsidR="008E4547" w:rsidRPr="007B500A" w:rsidRDefault="008E4547" w:rsidP="001A7C0C">
      <w:pPr>
        <w:pStyle w:val="ListParagraph"/>
        <w:rPr>
          <w:bCs/>
        </w:rPr>
      </w:pPr>
    </w:p>
    <w:p w:rsidR="00D904DC" w:rsidRPr="007B500A" w:rsidRDefault="00D904DC" w:rsidP="00D904DC">
      <w:pPr>
        <w:pStyle w:val="ListParagraph"/>
        <w:numPr>
          <w:ilvl w:val="0"/>
          <w:numId w:val="41"/>
        </w:numPr>
        <w:rPr>
          <w:bCs/>
        </w:rPr>
      </w:pPr>
      <w:r w:rsidRPr="007B500A">
        <w:rPr>
          <w:bCs/>
        </w:rPr>
        <w:t xml:space="preserve">Find an expression for the induced </w:t>
      </w:r>
      <w:proofErr w:type="spellStart"/>
      <w:r w:rsidRPr="007B500A">
        <w:rPr>
          <w:bCs/>
        </w:rPr>
        <w:t>emf</w:t>
      </w:r>
      <w:proofErr w:type="spellEnd"/>
      <w:r w:rsidRPr="007B500A">
        <w:rPr>
          <w:bCs/>
        </w:rPr>
        <w:t xml:space="preserve"> in the wedge if is made to spin about the origin of coordinates in the </w:t>
      </w:r>
      <w:r w:rsidRPr="0085282B">
        <w:rPr>
          <w:bCs/>
          <w:i/>
          <w:iCs/>
        </w:rPr>
        <w:t>x-y</w:t>
      </w:r>
      <w:r w:rsidRPr="007B500A">
        <w:rPr>
          <w:bCs/>
        </w:rPr>
        <w:t xml:space="preserve"> plane, at angular speed ω in the clockwise direction</w:t>
      </w:r>
      <w:r w:rsidR="00D53EC1">
        <w:rPr>
          <w:bCs/>
        </w:rPr>
        <w:t>.</w:t>
      </w:r>
      <w:r w:rsidRPr="007B500A">
        <w:rPr>
          <w:bCs/>
        </w:rPr>
        <w:t xml:space="preserve"> </w:t>
      </w:r>
      <w:r w:rsidR="00645F56">
        <w:rPr>
          <w:bCs/>
        </w:rPr>
        <w:t>(</w:t>
      </w:r>
      <w:r w:rsidR="0010072C">
        <w:rPr>
          <w:bCs/>
        </w:rPr>
        <w:t>Hint, start at an arbitrary position of the loop</w:t>
      </w:r>
      <w:r w:rsidR="00645F56">
        <w:rPr>
          <w:bCs/>
        </w:rPr>
        <w:t>)</w:t>
      </w:r>
      <w:r w:rsidR="0010072C">
        <w:rPr>
          <w:bCs/>
        </w:rPr>
        <w:t xml:space="preserve">. </w:t>
      </w:r>
      <w:r w:rsidR="00D53EC1">
        <w:rPr>
          <w:bCs/>
        </w:rPr>
        <w:t>(9 marks)</w:t>
      </w: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D904DC" w:rsidRPr="007B500A" w:rsidRDefault="00D904DC" w:rsidP="00D904DC">
      <w:pPr>
        <w:rPr>
          <w:bCs/>
        </w:rPr>
      </w:pPr>
    </w:p>
    <w:p w:rsidR="008E4547" w:rsidRPr="001A7C0C" w:rsidRDefault="008E4547" w:rsidP="001A7C0C">
      <w:pPr>
        <w:pStyle w:val="ListParagraph"/>
        <w:rPr>
          <w:rFonts w:asciiTheme="majorHAnsi" w:hAnsiTheme="majorHAnsi" w:cstheme="minorHAnsi"/>
          <w:bCs/>
          <w:sz w:val="22"/>
          <w:szCs w:val="22"/>
        </w:rPr>
      </w:pPr>
    </w:p>
    <w:p w:rsidR="00A558A3" w:rsidRDefault="00A558A3" w:rsidP="00F45D0D">
      <w:pPr>
        <w:tabs>
          <w:tab w:val="left" w:pos="7260"/>
        </w:tabs>
        <w:jc w:val="center"/>
        <w:rPr>
          <w:rFonts w:ascii="Georgia" w:hAnsi="Georgia"/>
          <w:b/>
          <w:sz w:val="22"/>
          <w:szCs w:val="22"/>
        </w:rPr>
      </w:pPr>
    </w:p>
    <w:p w:rsidR="00A558A3" w:rsidRDefault="00A558A3" w:rsidP="00F45D0D">
      <w:pPr>
        <w:tabs>
          <w:tab w:val="left" w:pos="7260"/>
        </w:tabs>
        <w:jc w:val="center"/>
        <w:rPr>
          <w:rFonts w:ascii="Georgia" w:hAnsi="Georgia"/>
          <w:b/>
          <w:sz w:val="22"/>
          <w:szCs w:val="22"/>
        </w:rPr>
      </w:pPr>
    </w:p>
    <w:p w:rsidR="00645F56" w:rsidRDefault="00645F56" w:rsidP="00F45D0D">
      <w:pPr>
        <w:tabs>
          <w:tab w:val="left" w:pos="7260"/>
        </w:tabs>
        <w:jc w:val="center"/>
        <w:rPr>
          <w:rFonts w:ascii="Georgia" w:hAnsi="Georgia"/>
          <w:b/>
          <w:sz w:val="22"/>
          <w:szCs w:val="22"/>
        </w:rPr>
      </w:pPr>
    </w:p>
    <w:p w:rsidR="00645F56" w:rsidRDefault="00645F56" w:rsidP="00F45D0D">
      <w:pPr>
        <w:tabs>
          <w:tab w:val="left" w:pos="7260"/>
        </w:tabs>
        <w:jc w:val="center"/>
        <w:rPr>
          <w:rFonts w:ascii="Georgia" w:hAnsi="Georgia"/>
          <w:b/>
          <w:sz w:val="22"/>
          <w:szCs w:val="22"/>
        </w:rPr>
      </w:pPr>
    </w:p>
    <w:p w:rsidR="00645F56" w:rsidRDefault="00645F56" w:rsidP="00645F56">
      <w:pPr>
        <w:tabs>
          <w:tab w:val="left" w:pos="7260"/>
        </w:tabs>
        <w:rPr>
          <w:rFonts w:ascii="Georgia" w:hAnsi="Georgia"/>
          <w:b/>
          <w:sz w:val="22"/>
          <w:szCs w:val="22"/>
        </w:rPr>
      </w:pPr>
    </w:p>
    <w:p w:rsidR="0006656B" w:rsidRPr="00D6265D" w:rsidRDefault="00645F56" w:rsidP="0010072C">
      <w:pPr>
        <w:tabs>
          <w:tab w:val="left" w:pos="7260"/>
        </w:tabs>
        <w:rPr>
          <w:rFonts w:ascii="Georgia" w:hAnsi="Georgia"/>
          <w:b/>
          <w:sz w:val="22"/>
          <w:szCs w:val="22"/>
        </w:rPr>
      </w:pPr>
      <w:r>
        <w:rPr>
          <w:b/>
          <w:bCs/>
          <w:noProof/>
          <w:sz w:val="28"/>
          <w:szCs w:val="28"/>
          <w:u w:val="single"/>
        </w:rPr>
        <mc:AlternateContent>
          <mc:Choice Requires="wpg">
            <w:drawing>
              <wp:anchor distT="0" distB="0" distL="114300" distR="114300" simplePos="0" relativeHeight="252351488" behindDoc="0" locked="0" layoutInCell="1" allowOverlap="1">
                <wp:simplePos x="0" y="0"/>
                <wp:positionH relativeFrom="column">
                  <wp:posOffset>2487522</wp:posOffset>
                </wp:positionH>
                <wp:positionV relativeFrom="paragraph">
                  <wp:posOffset>100557</wp:posOffset>
                </wp:positionV>
                <wp:extent cx="3834130" cy="1882775"/>
                <wp:effectExtent l="0" t="0" r="0" b="22225"/>
                <wp:wrapNone/>
                <wp:docPr id="9" name="Group 9"/>
                <wp:cNvGraphicFramePr/>
                <a:graphic xmlns:a="http://schemas.openxmlformats.org/drawingml/2006/main">
                  <a:graphicData uri="http://schemas.microsoft.com/office/word/2010/wordprocessingGroup">
                    <wpg:wgp>
                      <wpg:cNvGrpSpPr/>
                      <wpg:grpSpPr>
                        <a:xfrm>
                          <a:off x="0" y="0"/>
                          <a:ext cx="3834130" cy="1882775"/>
                          <a:chOff x="0" y="0"/>
                          <a:chExt cx="3834130" cy="1882775"/>
                        </a:xfrm>
                      </wpg:grpSpPr>
                      <wpg:grpSp>
                        <wpg:cNvPr id="4" name="Group 4"/>
                        <wpg:cNvGrpSpPr/>
                        <wpg:grpSpPr>
                          <a:xfrm>
                            <a:off x="0" y="0"/>
                            <a:ext cx="3834130" cy="1882775"/>
                            <a:chOff x="0" y="0"/>
                            <a:chExt cx="3834130" cy="1882775"/>
                          </a:xfrm>
                        </wpg:grpSpPr>
                        <wps:wsp>
                          <wps:cNvPr id="373" name="Oval 373"/>
                          <wps:cNvSpPr/>
                          <wps:spPr>
                            <a:xfrm>
                              <a:off x="3098042" y="989463"/>
                              <a:ext cx="98425" cy="927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 name="Group 3"/>
                          <wpg:cNvGrpSpPr/>
                          <wpg:grpSpPr>
                            <a:xfrm>
                              <a:off x="0" y="0"/>
                              <a:ext cx="3834130" cy="1882775"/>
                              <a:chOff x="0" y="0"/>
                              <a:chExt cx="3834130" cy="1882775"/>
                            </a:xfrm>
                          </wpg:grpSpPr>
                          <wps:wsp>
                            <wps:cNvPr id="372" name="Straight Arrow Connector 372"/>
                            <wps:cNvCnPr/>
                            <wps:spPr>
                              <a:xfrm>
                                <a:off x="2313296" y="859809"/>
                                <a:ext cx="827405" cy="0"/>
                              </a:xfrm>
                              <a:prstGeom prst="straightConnector1">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wps:wsp>
                          <wps:wsp>
                            <wps:cNvPr id="374" name="Text Box 2"/>
                            <wps:cNvSpPr txBox="1">
                              <a:spLocks noChangeArrowheads="1"/>
                            </wps:cNvSpPr>
                            <wps:spPr bwMode="auto">
                              <a:xfrm>
                                <a:off x="3072462" y="1102656"/>
                                <a:ext cx="262890" cy="272415"/>
                              </a:xfrm>
                              <a:prstGeom prst="rect">
                                <a:avLst/>
                              </a:prstGeom>
                              <a:noFill/>
                              <a:ln w="9525">
                                <a:noFill/>
                                <a:miter lim="800000"/>
                                <a:headEnd/>
                                <a:tailEnd/>
                              </a:ln>
                            </wps:spPr>
                            <wps:txbx>
                              <w:txbxContent>
                                <w:p w:rsidR="007B500A" w:rsidRDefault="007B500A" w:rsidP="007B500A">
                                  <w:r>
                                    <w:t>P</w:t>
                                  </w:r>
                                </w:p>
                              </w:txbxContent>
                            </wps:txbx>
                            <wps:bodyPr rot="0" vert="horz" wrap="square" lIns="91440" tIns="45720" rIns="91440" bIns="45720" anchor="t" anchorCtr="0">
                              <a:noAutofit/>
                            </wps:bodyPr>
                          </wps:wsp>
                          <wpg:grpSp>
                            <wpg:cNvPr id="2" name="Group 2"/>
                            <wpg:cNvGrpSpPr/>
                            <wpg:grpSpPr>
                              <a:xfrm>
                                <a:off x="0" y="0"/>
                                <a:ext cx="3834130" cy="1882775"/>
                                <a:chOff x="0" y="0"/>
                                <a:chExt cx="3834411" cy="1882775"/>
                              </a:xfrm>
                            </wpg:grpSpPr>
                            <wpg:grpSp>
                              <wpg:cNvPr id="371" name="Group 371"/>
                              <wpg:cNvGrpSpPr/>
                              <wpg:grpSpPr>
                                <a:xfrm>
                                  <a:off x="0" y="0"/>
                                  <a:ext cx="3834411" cy="1882775"/>
                                  <a:chOff x="0" y="0"/>
                                  <a:chExt cx="4074640" cy="1883302"/>
                                </a:xfrm>
                              </wpg:grpSpPr>
                              <wps:wsp>
                                <wps:cNvPr id="342" name="Rectangle 342"/>
                                <wps:cNvSpPr/>
                                <wps:spPr>
                                  <a:xfrm>
                                    <a:off x="320722" y="996286"/>
                                    <a:ext cx="2155190" cy="1066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0" name="Group 370"/>
                                <wpg:cNvGrpSpPr/>
                                <wpg:grpSpPr>
                                  <a:xfrm>
                                    <a:off x="0" y="0"/>
                                    <a:ext cx="4074640" cy="1883302"/>
                                    <a:chOff x="0" y="0"/>
                                    <a:chExt cx="4074640" cy="1883302"/>
                                  </a:xfrm>
                                </wpg:grpSpPr>
                                <wps:wsp>
                                  <wps:cNvPr id="343" name="Straight Arrow Connector 343"/>
                                  <wps:cNvCnPr/>
                                  <wps:spPr>
                                    <a:xfrm flipV="1">
                                      <a:off x="1378424" y="191068"/>
                                      <a:ext cx="17813" cy="169223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4" name="Straight Arrow Connector 344"/>
                                  <wps:cNvCnPr/>
                                  <wps:spPr>
                                    <a:xfrm flipV="1">
                                      <a:off x="327546" y="866632"/>
                                      <a:ext cx="1074684" cy="5938"/>
                                    </a:xfrm>
                                    <a:prstGeom prst="straightConnector1">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wps:wsp>
                                <wps:wsp>
                                  <wps:cNvPr id="345" name="Straight Arrow Connector 345"/>
                                  <wps:cNvCnPr/>
                                  <wps:spPr>
                                    <a:xfrm>
                                      <a:off x="1409208" y="865261"/>
                                      <a:ext cx="1090664" cy="0"/>
                                    </a:xfrm>
                                    <a:prstGeom prst="straightConnector1">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wps:wsp>
                                <wps:wsp>
                                  <wps:cNvPr id="346" name="Text Box 2"/>
                                  <wps:cNvSpPr txBox="1">
                                    <a:spLocks noChangeArrowheads="1"/>
                                  </wps:cNvSpPr>
                                  <wps:spPr bwMode="auto">
                                    <a:xfrm>
                                      <a:off x="661475" y="550245"/>
                                      <a:ext cx="525879" cy="315016"/>
                                    </a:xfrm>
                                    <a:prstGeom prst="rect">
                                      <a:avLst/>
                                    </a:prstGeom>
                                    <a:solidFill>
                                      <a:srgbClr val="FFFFFF"/>
                                    </a:solidFill>
                                    <a:ln w="9525">
                                      <a:noFill/>
                                      <a:miter lim="800000"/>
                                      <a:headEnd/>
                                      <a:tailEnd/>
                                    </a:ln>
                                  </wps:spPr>
                                  <wps:txbx>
                                    <w:txbxContent>
                                      <w:p w:rsidR="00F02C43" w:rsidRDefault="00F02C43">
                                        <w:proofErr w:type="gramStart"/>
                                        <w:r w:rsidRPr="00C948A0">
                                          <w:rPr>
                                            <w:i/>
                                            <w:iCs/>
                                          </w:rPr>
                                          <w:t>w</w:t>
                                        </w:r>
                                        <w:r>
                                          <w:t>/</w:t>
                                        </w:r>
                                        <w:r w:rsidR="0085282B">
                                          <w:t>2</w:t>
                                        </w:r>
                                        <w:proofErr w:type="gramEnd"/>
                                        <w:r>
                                          <w:t xml:space="preserve"> </w:t>
                                        </w:r>
                                      </w:p>
                                    </w:txbxContent>
                                  </wps:txbx>
                                  <wps:bodyPr rot="0" vert="horz" wrap="square" lIns="91440" tIns="45720" rIns="91440" bIns="45720" anchor="t" anchorCtr="0">
                                    <a:noAutofit/>
                                  </wps:bodyPr>
                                </wps:wsp>
                                <wps:wsp>
                                  <wps:cNvPr id="348" name="Straight Arrow Connector 348"/>
                                  <wps:cNvCnPr/>
                                  <wps:spPr>
                                    <a:xfrm>
                                      <a:off x="0" y="1036939"/>
                                      <a:ext cx="3978574"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49" name="Flowchart: Summing Junction 349"/>
                                  <wps:cNvSpPr/>
                                  <wps:spPr>
                                    <a:xfrm>
                                      <a:off x="327546" y="1009934"/>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 name="Flowchart: Summing Junction 351"/>
                                  <wps:cNvSpPr/>
                                  <wps:spPr>
                                    <a:xfrm>
                                      <a:off x="484496" y="996286"/>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 name="Flowchart: Summing Junction 352"/>
                                  <wps:cNvSpPr/>
                                  <wps:spPr>
                                    <a:xfrm>
                                      <a:off x="634621" y="1003110"/>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 name="Flowchart: Summing Junction 354"/>
                                  <wps:cNvSpPr/>
                                  <wps:spPr>
                                    <a:xfrm>
                                      <a:off x="798394" y="996286"/>
                                      <a:ext cx="88710"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 name="Flowchart: Summing Junction 356"/>
                                  <wps:cNvSpPr/>
                                  <wps:spPr>
                                    <a:xfrm>
                                      <a:off x="941696" y="1003110"/>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 name="Flowchart: Summing Junction 358"/>
                                  <wps:cNvSpPr/>
                                  <wps:spPr>
                                    <a:xfrm>
                                      <a:off x="1112293" y="1009934"/>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 name="Flowchart: Summing Junction 359"/>
                                  <wps:cNvSpPr/>
                                  <wps:spPr>
                                    <a:xfrm>
                                      <a:off x="1269242" y="1009934"/>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 name="Flowchart: Summing Junction 360"/>
                                  <wps:cNvSpPr/>
                                  <wps:spPr>
                                    <a:xfrm>
                                      <a:off x="1555845" y="996286"/>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 name="Flowchart: Summing Junction 361"/>
                                  <wps:cNvSpPr/>
                                  <wps:spPr>
                                    <a:xfrm>
                                      <a:off x="1426191" y="1003110"/>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Flowchart: Summing Junction 362"/>
                                  <wps:cNvSpPr/>
                                  <wps:spPr>
                                    <a:xfrm>
                                      <a:off x="1897039" y="996286"/>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 name="Flowchart: Summing Junction 363"/>
                                  <wps:cNvSpPr/>
                                  <wps:spPr>
                                    <a:xfrm>
                                      <a:off x="2053988" y="1009934"/>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 name="Flowchart: Summing Junction 364"/>
                                  <wps:cNvSpPr/>
                                  <wps:spPr>
                                    <a:xfrm>
                                      <a:off x="2183642" y="1009934"/>
                                      <a:ext cx="88265" cy="742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 name="Flowchart: Summing Junction 365"/>
                                  <wps:cNvSpPr/>
                                  <wps:spPr>
                                    <a:xfrm>
                                      <a:off x="2347415" y="1009934"/>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 name="Text Box 2"/>
                                  <wps:cNvSpPr txBox="1">
                                    <a:spLocks noChangeArrowheads="1"/>
                                  </wps:cNvSpPr>
                                  <wps:spPr bwMode="auto">
                                    <a:xfrm>
                                      <a:off x="634621" y="1078173"/>
                                      <a:ext cx="566382" cy="307074"/>
                                    </a:xfrm>
                                    <a:prstGeom prst="rect">
                                      <a:avLst/>
                                    </a:prstGeom>
                                    <a:noFill/>
                                    <a:ln w="9525">
                                      <a:noFill/>
                                      <a:miter lim="800000"/>
                                      <a:headEnd/>
                                      <a:tailEnd/>
                                    </a:ln>
                                  </wps:spPr>
                                  <wps:txbx>
                                    <w:txbxContent>
                                      <w:p w:rsidR="00F02C43" w:rsidRDefault="00284A1A">
                                        <m:oMathPara>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J</m:t>
                                                    </m:r>
                                                  </m:e>
                                                </m:acc>
                                              </m:e>
                                              <m:sub>
                                                <m:r>
                                                  <w:rPr>
                                                    <w:rFonts w:ascii="Cambria Math" w:hAnsi="Cambria Math"/>
                                                    <w:color w:val="000000"/>
                                                  </w:rPr>
                                                  <m:t>s</m:t>
                                                </m:r>
                                              </m:sub>
                                            </m:sSub>
                                          </m:oMath>
                                        </m:oMathPara>
                                      </w:p>
                                    </w:txbxContent>
                                  </wps:txbx>
                                  <wps:bodyPr rot="0" vert="horz" wrap="square" lIns="91440" tIns="45720" rIns="91440" bIns="45720" anchor="t" anchorCtr="0">
                                    <a:noAutofit/>
                                  </wps:bodyPr>
                                </wps:wsp>
                                <wps:wsp>
                                  <wps:cNvPr id="367" name="Text Box 2"/>
                                  <wps:cNvSpPr txBox="1">
                                    <a:spLocks noChangeArrowheads="1"/>
                                  </wps:cNvSpPr>
                                  <wps:spPr bwMode="auto">
                                    <a:xfrm>
                                      <a:off x="1187355" y="0"/>
                                      <a:ext cx="279779" cy="272955"/>
                                    </a:xfrm>
                                    <a:prstGeom prst="rect">
                                      <a:avLst/>
                                    </a:prstGeom>
                                    <a:noFill/>
                                    <a:ln w="9525">
                                      <a:noFill/>
                                      <a:miter lim="800000"/>
                                      <a:headEnd/>
                                      <a:tailEnd/>
                                    </a:ln>
                                  </wps:spPr>
                                  <wps:txbx>
                                    <w:txbxContent>
                                      <w:p w:rsidR="00F02C43" w:rsidRDefault="00645F56">
                                        <w:proofErr w:type="gramStart"/>
                                        <w:r>
                                          <w:t>z</w:t>
                                        </w:r>
                                        <w:proofErr w:type="gramEnd"/>
                                      </w:p>
                                    </w:txbxContent>
                                  </wps:txbx>
                                  <wps:bodyPr rot="0" vert="horz" wrap="square" lIns="91440" tIns="45720" rIns="91440" bIns="45720" anchor="t" anchorCtr="0">
                                    <a:noAutofit/>
                                  </wps:bodyPr>
                                </wps:wsp>
                                <wps:wsp>
                                  <wps:cNvPr id="368" name="Text Box 2"/>
                                  <wps:cNvSpPr txBox="1">
                                    <a:spLocks noChangeArrowheads="1"/>
                                  </wps:cNvSpPr>
                                  <wps:spPr bwMode="auto">
                                    <a:xfrm>
                                      <a:off x="3794861" y="1016165"/>
                                      <a:ext cx="279779" cy="272955"/>
                                    </a:xfrm>
                                    <a:prstGeom prst="rect">
                                      <a:avLst/>
                                    </a:prstGeom>
                                    <a:noFill/>
                                    <a:ln w="9525">
                                      <a:noFill/>
                                      <a:miter lim="800000"/>
                                      <a:headEnd/>
                                      <a:tailEnd/>
                                    </a:ln>
                                  </wps:spPr>
                                  <wps:txbx>
                                    <w:txbxContent>
                                      <w:p w:rsidR="00F02C43" w:rsidRDefault="00F02C43" w:rsidP="00F02C43">
                                        <w:proofErr w:type="gramStart"/>
                                        <w:r>
                                          <w:t>x</w:t>
                                        </w:r>
                                        <w:proofErr w:type="gramEnd"/>
                                      </w:p>
                                    </w:txbxContent>
                                  </wps:txbx>
                                  <wps:bodyPr rot="0" vert="horz" wrap="square" lIns="91440" tIns="45720" rIns="91440" bIns="45720" anchor="t" anchorCtr="0">
                                    <a:noAutofit/>
                                  </wps:bodyPr>
                                </wps:wsp>
                                <wps:wsp>
                                  <wps:cNvPr id="369" name="Flowchart: Summing Junction 369"/>
                                  <wps:cNvSpPr/>
                                  <wps:spPr>
                                    <a:xfrm>
                                      <a:off x="1740090" y="1003110"/>
                                      <a:ext cx="88265" cy="81280"/>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 name="Text Box 2"/>
                              <wps:cNvSpPr txBox="1">
                                <a:spLocks noChangeArrowheads="1"/>
                              </wps:cNvSpPr>
                              <wps:spPr bwMode="auto">
                                <a:xfrm>
                                  <a:off x="1535373" y="552734"/>
                                  <a:ext cx="494665" cy="314325"/>
                                </a:xfrm>
                                <a:prstGeom prst="rect">
                                  <a:avLst/>
                                </a:prstGeom>
                                <a:solidFill>
                                  <a:srgbClr val="FFFFFF"/>
                                </a:solidFill>
                                <a:ln w="9525">
                                  <a:noFill/>
                                  <a:miter lim="800000"/>
                                  <a:headEnd/>
                                  <a:tailEnd/>
                                </a:ln>
                              </wps:spPr>
                              <wps:txbx>
                                <w:txbxContent>
                                  <w:p w:rsidR="0085282B" w:rsidRDefault="0085282B" w:rsidP="0085282B">
                                    <w:proofErr w:type="gramStart"/>
                                    <w:r w:rsidRPr="00C948A0">
                                      <w:rPr>
                                        <w:i/>
                                        <w:iCs/>
                                      </w:rPr>
                                      <w:t>w</w:t>
                                    </w:r>
                                    <w:r>
                                      <w:t>/2</w:t>
                                    </w:r>
                                    <w:proofErr w:type="gramEnd"/>
                                    <w:r>
                                      <w:t xml:space="preserve"> </w:t>
                                    </w:r>
                                  </w:p>
                                </w:txbxContent>
                              </wps:txbx>
                              <wps:bodyPr rot="0" vert="horz" wrap="square" lIns="91440" tIns="45720" rIns="91440" bIns="45720" anchor="t" anchorCtr="0">
                                <a:noAutofit/>
                              </wps:bodyPr>
                            </wps:wsp>
                          </wpg:grpSp>
                        </wpg:grpSp>
                      </wpg:grpSp>
                      <wps:wsp>
                        <wps:cNvPr id="8" name="Text Box 2"/>
                        <wps:cNvSpPr txBox="1">
                          <a:spLocks noChangeArrowheads="1"/>
                        </wps:cNvSpPr>
                        <wps:spPr bwMode="auto">
                          <a:xfrm>
                            <a:off x="2565780" y="586854"/>
                            <a:ext cx="262890" cy="272415"/>
                          </a:xfrm>
                          <a:prstGeom prst="rect">
                            <a:avLst/>
                          </a:prstGeom>
                          <a:noFill/>
                          <a:ln w="9525">
                            <a:noFill/>
                            <a:miter lim="800000"/>
                            <a:headEnd/>
                            <a:tailEnd/>
                          </a:ln>
                        </wps:spPr>
                        <wps:txbx>
                          <w:txbxContent>
                            <w:p w:rsidR="00645F56" w:rsidRDefault="00645F56" w:rsidP="00645F56">
                              <w:proofErr w:type="gramStart"/>
                              <w:r>
                                <w:t>d</w:t>
                              </w:r>
                              <w:proofErr w:type="gramEnd"/>
                            </w:p>
                          </w:txbxContent>
                        </wps:txbx>
                        <wps:bodyPr rot="0" vert="horz" wrap="square" lIns="91440" tIns="45720" rIns="91440" bIns="45720" anchor="t" anchorCtr="0">
                          <a:noAutofit/>
                        </wps:bodyPr>
                      </wps:wsp>
                    </wpg:wgp>
                  </a:graphicData>
                </a:graphic>
              </wp:anchor>
            </w:drawing>
          </mc:Choice>
          <mc:Fallback>
            <w:pict>
              <v:group id="Group 9" o:spid="_x0000_s1075" style="position:absolute;margin-left:195.85pt;margin-top:7.9pt;width:301.9pt;height:148.25pt;z-index:252351488" coordsize="38341,18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">
                <v:group id="Group 4" o:spid="_x0000_s1076" style="position:absolute;width:38341;height:18827" coordsize="38341,188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373" o:spid="_x0000_s1077" style="position:absolute;left:30980;top:9894;width:984;height:9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rATMcA&#10;AADcAAAADwAAAGRycy9kb3ducmV2LnhtbESPQWvCQBSE70L/w/IEL9JsVIgluooKSqE9qG1pvT2y&#10;zyQ0+zZmV0399W6h0OMwM98w03lrKnGhxpWWFQyiGARxZnXJuYL3t/XjEwjnkTVWlknBDzmYzx46&#10;U0y1vfKOLnufiwBhl6KCwvs6ldJlBRl0ka2Jg3e0jUEfZJNL3eA1wE0lh3GcSIMlh4UCa1oVlH3v&#10;z0bBIVkvOdm+9Pm1dtnyY4O3r8+TUr1uu5iA8NT6//Bf+1krGI1H8HsmHAE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6wEzHAAAA3AAAAA8AAAAAAAAAAAAAAAAAmAIAAGRy&#10;cy9kb3ducmV2LnhtbFBLBQYAAAAABAAEAPUAAACMAwAAAAA=&#10;" fillcolor="#4f81bd [3204]" strokecolor="#243f60 [1604]" strokeweight="2pt"/>
                  <v:group id="Group 3" o:spid="_x0000_s1078" style="position:absolute;width:38341;height:18827" coordsize="38341,188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Straight Arrow Connector 372" o:spid="_x0000_s1079" type="#_x0000_t32" style="position:absolute;left:23132;top:8598;width:82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JJ18UAAADcAAAADwAAAGRycy9kb3ducmV2LnhtbESPQWvCQBSE70L/w/IKvemmKVpJXaVV&#10;1HiS2oJ4e2SfSTD7NmZXjf/eFQSPw8x8w4wmranEmRpXWlbw3otAEGdWl5wr+P+bd4cgnEfWWFkm&#10;BVdyMBm/dEaYaHvhXzpvfC4ChF2CCgrv60RKlxVk0PVsTRy8vW0M+iCbXOoGLwFuKhlH0UAaLDks&#10;FFjTtKDssDkZBcd17PbxgnbpdbXszw7Dn3Q7a5V6e22/v0B4av0z/GinWsHHZwz3M+EIyPE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JJ18UAAADcAAAADwAAAAAAAAAA&#10;AAAAAAChAgAAZHJzL2Rvd25yZXYueG1sUEsFBgAAAAAEAAQA+QAAAJMDAAAAAA==&#10;" strokecolor="#4579b8 [3044]">
                      <v:stroke startarrow="classic" endarrow="classic"/>
                    </v:shape>
                    <v:shape id="_x0000_s1080" type="#_x0000_t202" style="position:absolute;left:30724;top:11026;width:2629;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kEf8QA&#10;AADcAAAADwAAAGRycy9kb3ducmV2LnhtbESPT2sCMRTE74LfIbyCN03aWrVbo5SK0JPiX/D22Dx3&#10;Fzcvyya6229vCoLHYWZ+w0znrS3FjWpfONbwOlAgiFNnCs407HfL/gSED8gGS8ek4Y88zGfdzhQT&#10;4xre0G0bMhEh7BPUkIdQJVL6NCeLfuAq4uidXW0xRFln0tTYRLgt5ZtSI2mx4LiQY0U/OaWX7dVq&#10;OKzOp+NQrbOF/aga1yrJ9lNq3Xtpv79ABGrDM/xo/xoN7+Mh/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pBH/EAAAA3AAAAA8AAAAAAAAAAAAAAAAAmAIAAGRycy9k&#10;b3ducmV2LnhtbFBLBQYAAAAABAAEAPUAAACJAwAAAAA=&#10;" filled="f" stroked="f">
                      <v:textbox>
                        <w:txbxContent>
                          <w:p w:rsidR="007B500A" w:rsidRDefault="007B500A" w:rsidP="007B500A">
                            <w:r>
                              <w:t>P</w:t>
                            </w:r>
                          </w:p>
                        </w:txbxContent>
                      </v:textbox>
                    </v:shape>
                    <v:group id="Group 2" o:spid="_x0000_s1081" style="position:absolute;width:38341;height:18827" coordsize="38344,188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371" o:spid="_x0000_s1082" style="position:absolute;width:38344;height:18827" coordsize="40746,188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UoiW8YAAADcAAAADwAAAGRycy9kb3ducmV2LnhtbESPT2vCQBTE70K/w/IK&#10;vZlNGmpLmlVEaulBCmqh9PbIPpNg9m3Irvnz7V2h4HGYmd8w+Wo0jeipc7VlBUkUgyAurK65VPBz&#10;3M7fQDiPrLGxTAomcrBaPsxyzLQdeE/9wZciQNhlqKDyvs2kdEVFBl1kW+LgnWxn0AfZlVJ3OAS4&#10;aeRzHC+kwZrDQoUtbSoqzoeLUfA54LBOk49+dz5tpr/jy/fvLiGlnh7H9TsIT6O/h//bX1pB+p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SiJbxgAAANwA&#10;AAAPAAAAAAAAAAAAAAAAAKoCAABkcnMvZG93bnJldi54bWxQSwUGAAAAAAQABAD6AAAAnQMAAAAA&#10;">
                        <v:rect id="Rectangle 342" o:spid="_x0000_s1083" style="position:absolute;left:3207;top:9962;width:21552;height:10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v0zsYA&#10;AADcAAAADwAAAGRycy9kb3ducmV2LnhtbESP3WrCQBSE7wu+w3KE3tWNPxRJXUUFQWgtxNhC7w67&#10;xySaPRuyW40+fbdQ6OUwM98ws0Vna3Gh1leOFQwHCQhi7UzFhYJDvnmagvAB2WDtmBTcyMNi3nuY&#10;YWrclTO67EMhIoR9igrKEJpUSq9LsugHriGO3tG1FkOUbSFNi9cIt7UcJcmztFhxXCixoXVJ+rz/&#10;tgro4/OU3b9e9fubXrqM1yFf5TulHvvd8gVEoC78h//aW6NgPBnB75l4BOT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9v0zsYAAADcAAAADwAAAAAAAAAAAAAAAACYAgAAZHJz&#10;L2Rvd25yZXYueG1sUEsFBgAAAAAEAAQA9QAAAIsDAAAAAA==&#10;" filled="f" strokecolor="#243f60 [1604]" strokeweight="2pt"/>
                        <v:group id="Group 370" o:spid="_x0000_s1084" style="position:absolute;width:40746;height:18833" coordsize="40746,188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aHwMIAAADcAAAADwAAAGRycy9kb3ducmV2LnhtbERPTYvCMBC9C/sfwizs&#10;TdOuqEvXKCKueBDBuiDehmZsi82kNLGt/94cBI+P9z1f9qYSLTWutKwgHkUgiDOrS84V/J/+hj8g&#10;nEfWWFkmBQ9ysFx8DOaYaNvxkdrU5yKEsEtQQeF9nUjpsoIMupGtiQN3tY1BH2CTS91gF8JNJb+j&#10;aCoNlhwaCqxpXVB2S+9GwbbDbjWON+3+dl0/LqfJ4byPSamvz371C8JT79/il3unFYxn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4Gh8DCAAAA3AAAAA8A&#10;AAAAAAAAAAAAAAAAqgIAAGRycy9kb3ducmV2LnhtbFBLBQYAAAAABAAEAPoAAACZAwAAAAA=&#10;">
                          <v:shape id="Straight Arrow Connector 343" o:spid="_x0000_s1085" type="#_x0000_t32" style="position:absolute;left:13784;top:1910;width:178;height:169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tqcUAAADcAAAADwAAAGRycy9kb3ducmV2LnhtbESPX2vCMBTF3wd+h3AF32bq7GRUo8hE&#10;2BAmdYPh27W5tsXmpiTRdt9+GQx8PJw/P85i1ZtG3Mj52rKCyTgBQVxYXXOp4Otz+/gCwgdkjY1l&#10;UvBDHlbLwcMCM207zul2CKWII+wzVFCF0GZS+qIig35sW+Lona0zGKJ0pdQOuzhuGvmUJDNpsOZI&#10;qLCl14qKy+FqImST5s+7790ppXy9707vx4/gjkqNhv16DiJQH+7h//abVjBNp/B3Jh4B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tqcUAAADcAAAADwAAAAAAAAAA&#10;AAAAAAChAgAAZHJzL2Rvd25yZXYueG1sUEsFBgAAAAAEAAQA+QAAAJMDAAAAAA==&#10;" strokecolor="#4579b8 [3044]">
                            <v:stroke endarrow="open"/>
                          </v:shape>
                          <v:shape id="Straight Arrow Connector 344" o:spid="_x0000_s1086" type="#_x0000_t32" style="position:absolute;left:3275;top:8666;width:10747;height: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SNdsQAAADcAAAADwAAAGRycy9kb3ducmV2LnhtbESP0WrCQBRE34X+w3KFvkizqYpt02xE&#10;ChVfFIz9gEv2NknN3o27W03/visIPg4zc4bJl4PpxJmcby0reE5SEMSV1S3XCr4On0+vIHxA1thZ&#10;JgV/5GFZPIxyzLS98J7OZahFhLDPUEETQp9J6auGDPrE9sTR+7bOYIjS1VI7vES46eQ0TRfSYMtx&#10;ocGePhqqjuWvUbANZrduf7xxb1TW6cv0RJMdKvU4HlbvIAIN4R6+tTdawWw+h+uZeARk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FI12xAAAANwAAAAPAAAAAAAAAAAA&#10;AAAAAKECAABkcnMvZG93bnJldi54bWxQSwUGAAAAAAQABAD5AAAAkgMAAAAA&#10;" strokecolor="#4579b8 [3044]">
                            <v:stroke startarrow="classic" endarrow="classic"/>
                          </v:shape>
                          <v:shape id="Straight Arrow Connector 345" o:spid="_x0000_s1087" type="#_x0000_t32" style="position:absolute;left:14092;top:8652;width:109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cbHscAAADcAAAADwAAAGRycy9kb3ducmV2LnhtbESPW2vCQBSE34X+h+UUfKubplokdSNV&#10;scan4gWkb4fsyQWzZ9PsVuO/7xYKPg4z8w0zm/emERfqXG1ZwfMoAkGcW11zqeB4WD9NQTiPrLGx&#10;TApu5GCePgxmmGh75R1d9r4UAcIuQQWV920ipcsrMuhGtiUOXmE7gz7IrpS6w2uAm0bGUfQqDdYc&#10;FipsaVlRft7/GAXfn7Er4g/6ym7bzWR1ni6y06pXavjYv7+B8NT7e/i/nWkFL+MJ/J0JR0Cm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5xsexwAAANwAAAAPAAAAAAAA&#10;AAAAAAAAAKECAABkcnMvZG93bnJldi54bWxQSwUGAAAAAAQABAD5AAAAlQMAAAAA&#10;" strokecolor="#4579b8 [3044]">
                            <v:stroke startarrow="classic" endarrow="classic"/>
                          </v:shape>
                          <v:shape id="_x0000_s1088" type="#_x0000_t202" style="position:absolute;left:6614;top:5502;width:5259;height:3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el38MA&#10;AADcAAAADwAAAGRycy9kb3ducmV2LnhtbESP0YrCMBRE34X9h3AX9kU03dWtWo2iguJrXT/g2lzb&#10;ss1NaaKtf28EwcdhZs4wi1VnKnGjxpWWFXwPIxDEmdUl5wpOf7vBFITzyBory6TgTg5Wy4/eAhNt&#10;W07pdvS5CBB2CSoovK8TKV1WkEE3tDVx8C62MeiDbHKpG2wD3FTyJ4piabDksFBgTduCsv/j1Si4&#10;HNr+76w97/1pko7jDZaTs70r9fXZrecgPHX+HX61D1rBaBzD80w4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el38MAAADcAAAADwAAAAAAAAAAAAAAAACYAgAAZHJzL2Rv&#10;d25yZXYueG1sUEsFBgAAAAAEAAQA9QAAAIgDAAAAAA==&#10;" stroked="f">
                            <v:textbox>
                              <w:txbxContent>
                                <w:p w:rsidR="00F02C43" w:rsidRDefault="00F02C43">
                                  <w:r w:rsidRPr="00C948A0">
                                    <w:rPr>
                                      <w:i/>
                                      <w:iCs/>
                                    </w:rPr>
                                    <w:t>w</w:t>
                                  </w:r>
                                  <w:r>
                                    <w:t>/</w:t>
                                  </w:r>
                                  <w:r w:rsidR="0085282B">
                                    <w:t>2</w:t>
                                  </w:r>
                                  <w:r>
                                    <w:t xml:space="preserve"> </w:t>
                                  </w:r>
                                </w:p>
                              </w:txbxContent>
                            </v:textbox>
                          </v:shape>
                          <v:shape id="Straight Arrow Connector 348" o:spid="_x0000_s1089" type="#_x0000_t32" style="position:absolute;top:10369;width:397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gRZsMAAADcAAAADwAAAGRycy9kb3ducmV2LnhtbERPy2rCQBTdC/7DcIXudGIbSkgdxUqF&#10;bBR8QZe3mdskJHMnzYwa/XpnUXB5OO/ZojeNuFDnKssKppMIBHFudcWFguNhPU5AOI+ssbFMCm7k&#10;YDEfDmaYanvlHV32vhAhhF2KCkrv21RKl5dk0E1sSxy4X9sZ9AF2hdQdXkO4aeRrFL1LgxWHhhJb&#10;WpWU1/uzUbDKNln2uU7q7c/pu/4y9/jvtIuVehn1yw8Qnnr/FP+7M63gLQ5rw5lwBOT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oEWbDAAAA3AAAAA8AAAAAAAAAAAAA&#10;AAAAoQIAAGRycy9kb3ducmV2LnhtbFBLBQYAAAAABAAEAPkAAACRAwAAAAA=&#10;" strokecolor="#4a7ebb">
                            <v:stroke endarrow="open"/>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349" o:spid="_x0000_s1090" type="#_x0000_t123" style="position:absolute;left:3275;top:10099;width:883;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X+cUA&#10;AADcAAAADwAAAGRycy9kb3ducmV2LnhtbESPT2vCQBTE70K/w/IKvTUbWyk2Zg0iFgtCaW0uuT2y&#10;z/wx+zZktxq/vSsUPA4z8xsmzUbTiRMNrrGsYBrFIIhLqxuuFOS/H89zEM4ja+wsk4ILOciWD5MU&#10;E23P/EOnva9EgLBLUEHtfZ9I6cqaDLrI9sTBO9jBoA9yqKQe8BzgppMvcfwmDTYcFmrsaV1Tedz/&#10;GQXY7lr8/prv/HZLRSE3OR+mG6WeHsfVAoSn0d/D/+1PreB19g6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j5f5xQAAANwAAAAPAAAAAAAAAAAAAAAAAJgCAABkcnMv&#10;ZG93bnJldi54bWxQSwUGAAAAAAQABAD1AAAAigMAAAAA&#10;" filled="f" strokecolor="#243f60 [1604]" strokeweight=".5pt"/>
                          <v:shape id="Flowchart: Summing Junction 351" o:spid="_x0000_s1091" type="#_x0000_t123" style="position:absolute;left:4844;top:9962;width:883;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ANIsQA&#10;AADcAAAADwAAAGRycy9kb3ducmV2LnhtbESPS4vCQBCE7wv+h6EXvK2TKC6SzSiLKAqCrI+LtybT&#10;ebiZnpAZNf57RxA8FlX1FZXOOlOLK7WusqwgHkQgiDOrKy4UHA/LrwkI55E11pZJwZ0czKa9jxQT&#10;bW+8o+veFyJA2CWooPS+SaR0WUkG3cA2xMHLbWvQB9kWUrd4C3BTy2EUfUuDFYeFEhual5T97y9G&#10;AZ43Z/zbTjZ+taLTSS6OnMcLpfqf3e8PCE+df4df7bVWMBrH8DwTj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gDSLEAAAA3AAAAA8AAAAAAAAAAAAAAAAAmAIAAGRycy9k&#10;b3ducmV2LnhtbFBLBQYAAAAABAAEAPUAAACJAwAAAAA=&#10;" filled="f" strokecolor="#243f60 [1604]" strokeweight=".5pt"/>
                          <v:shape id="Flowchart: Summing Junction 352" o:spid="_x0000_s1092" type="#_x0000_t123" style="position:absolute;left:6346;top:10031;width:882;height: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KTVcUA&#10;AADcAAAADwAAAGRycy9kb3ducmV2LnhtbESPT2vCQBTE74LfYXlCb7rRYglp1lBEsRAobeolt0f2&#10;mT/Nvg3ZrcZv3y0Uehxm5jdMmk2mF1caXWtZwXoVgSCurG65VnD+PC5jEM4ja+wtk4I7Och281mK&#10;ibY3/qBr4WsRIOwSVNB4PyRSuqohg25lB+LgXexo0Ac51lKPeAtw08tNFD1Jgy2HhQYH2jdUfRXf&#10;RgF2eYfvb3HuTycqS3k482V9UOphMb08g/A0+f/wX/tVK3jcbuD3TDg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8pNVxQAAANwAAAAPAAAAAAAAAAAAAAAAAJgCAABkcnMv&#10;ZG93bnJldi54bWxQSwUGAAAAAAQABAD1AAAAigMAAAAA&#10;" filled="f" strokecolor="#243f60 [1604]" strokeweight=".5pt"/>
                          <v:shape id="Flowchart: Summing Junction 354" o:spid="_x0000_s1093" type="#_x0000_t123" style="position:absolute;left:7983;top:9962;width:888;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euusUA&#10;AADcAAAADwAAAGRycy9kb3ducmV2LnhtbESPT2vCQBTE74LfYXlCb80mrS2SugaRFAtCaW0u3h7Z&#10;Z/40+zZktxq/vSsUPA4z8xtmmY2mEycaXGNZQRLFIIhLqxuuFBQ/748LEM4ja+wsk4ILOchW08kS&#10;U23P/E2nva9EgLBLUUHtfZ9K6cqaDLrI9sTBO9rBoA9yqKQe8BzgppNPcfwqDTYcFmrsaVNT+bv/&#10;Mwqw3bX49bnY+e2WDgeZF3xMcqUeZuP6DYSn0d/D/+0PreD5ZQ63M+EI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V666xQAAANwAAAAPAAAAAAAAAAAAAAAAAJgCAABkcnMv&#10;ZG93bnJldi54bWxQSwUGAAAAAAQABAD1AAAAigMAAAAA&#10;" filled="f" strokecolor="#243f60 [1604]" strokeweight=".5pt"/>
                          <v:shape id="Flowchart: Summing Junction 356" o:spid="_x0000_s1094" type="#_x0000_t123" style="position:absolute;left:9416;top:10031;width:883;height: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mVVsQA&#10;AADcAAAADwAAAGRycy9kb3ducmV2LnhtbESPQYvCMBSE7wv+h/AEb2uqsiK1UUQUFwRZq5feHs2z&#10;rTYvpYna/fcbYcHjMDPfMMmyM7V4UOsqywpGwwgEcW51xYWC82n7OQPhPLLG2jIp+CUHy0XvI8FY&#10;2ycf6ZH6QgQIuxgVlN43sZQuL8mgG9qGOHgX2xr0QbaF1C0+A9zUchxFU2mw4rBQYkPrkvJbejcK&#10;8Lq/4s9htve7HWWZ3Jz5MtooNeh3qzkIT51/h//b31rB5GsKrzPhCM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JlVbEAAAA3AAAAA8AAAAAAAAAAAAAAAAAmAIAAGRycy9k&#10;b3ducmV2LnhtbFBLBQYAAAAABAAEAPUAAACJAwAAAAA=&#10;" filled="f" strokecolor="#243f60 [1604]" strokeweight=".5pt"/>
                          <v:shape id="Flowchart: Summing Junction 358" o:spid="_x0000_s1095" type="#_x0000_t123" style="position:absolute;left:11122;top:10099;width:883;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kv74A&#10;AADcAAAADwAAAGRycy9kb3ducmV2LnhtbERP3QoBQRS+V95hOsods4i0DElEKfm7cXfaOXaXnTPb&#10;zmC9vblQLr++/+m8NoV4UeVyywp63QgEcWJ1zqmCy3ndGYNwHlljYZkUfMjBfNZsTDHW9s1Hep18&#10;KkIIuxgVZN6XsZQuycig69qSOHA3Wxn0AVap1BW+Q7gpZD+KRtJgzqEhw5KWGSWP09MowPvujof9&#10;eOc3G7pe5erCt95KqXarXkxAeKr9X/xzb7WCwTCsDWfCEZCz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0apL++AAAA3AAAAA8AAAAAAAAAAAAAAAAAmAIAAGRycy9kb3ducmV2&#10;LnhtbFBLBQYAAAAABAAEAPUAAACDAwAAAAA=&#10;" filled="f" strokecolor="#243f60 [1604]" strokeweight=".5pt"/>
                          <v:shape id="Flowchart: Summing Junction 359" o:spid="_x0000_s1096" type="#_x0000_t123" style="position:absolute;left:12692;top:10099;width:883;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YBJMUA&#10;AADcAAAADwAAAGRycy9kb3ducmV2LnhtbESPT2vCQBTE70K/w/IKvTUbWyw2Zg0iFgtCaW0uuT2y&#10;z/wx+zZktxq/vSsUPA4z8xsmzUbTiRMNrrGsYBrFIIhLqxuuFOS/H89zEM4ja+wsk4ILOciWD5MU&#10;E23P/EOnva9EgLBLUEHtfZ9I6cqaDLrI9sTBO9jBoA9yqKQe8BzgppMvcfwmDTYcFmrsaV1Tedz/&#10;GQXY7lr8/prv/HZLRSE3OR+mG6WeHsfVAoSn0d/D/+1PreB19g6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VgEkxQAAANwAAAAPAAAAAAAAAAAAAAAAAJgCAABkcnMv&#10;ZG93bnJldi54bWxQSwUGAAAAAAQABAD1AAAAigMAAAAA&#10;" filled="f" strokecolor="#243f60 [1604]" strokeweight=".5pt"/>
                          <v:shape id="Flowchart: Summing Junction 360" o:spid="_x0000_s1097" type="#_x0000_t123" style="position:absolute;left:15558;top:9962;width:883;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BiBL0A&#10;AADcAAAADwAAAGRycy9kb3ducmV2LnhtbERPTwsBQRS/K99hesqNWZS0DElEKbFc3F47z+6y82bb&#10;Gaxvbw7K8dfv/2zRmFK8qHaFZQWDfgSCOLW64EzB5bzpTUA4j6yxtEwKPuRgMW+3Zhhr++YTvRKf&#10;iRDCLkYFufdVLKVLczLo+rYiDtzN1gZ9gHUmdY3vEG5KOYyisTRYcGjIsaJVTukjeRoFeN/f8XiY&#10;7P12S9erXF/4Nlgr1e00yykIT43/i3/unVYwGof54Uw4AnL+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QBiBL0AAADcAAAADwAAAAAAAAAAAAAAAACYAgAAZHJzL2Rvd25yZXYu&#10;eG1sUEsFBgAAAAAEAAQA9QAAAIIDAAAAAA==&#10;" filled="f" strokecolor="#243f60 [1604]" strokeweight=".5pt"/>
                          <v:shape id="Flowchart: Summing Junction 361" o:spid="_x0000_s1098" type="#_x0000_t123" style="position:absolute;left:14261;top:10031;width:883;height: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zHn8MA&#10;AADcAAAADwAAAGRycy9kb3ducmV2LnhtbESPT4vCMBTE7wt+h/AEb2taBZGuqSyLoiCIW714ezSv&#10;f9zmpTRR67c3grDHYWZ+wyyWvWnEjTpXW1YQjyMQxLnVNZcKTsf15xyE88gaG8uk4EEOlungY4GJ&#10;tnf+pVvmSxEg7BJUUHnfJlK6vCKDbmxb4uAVtjPog+xKqTu8B7hp5CSKZtJgzWGhwpZ+Ksr/sqtR&#10;gJfdBQ/7+c5vNnQ+y9WJi3il1GjYf3+B8NT7//C7vdUKprMYXmfCEZDp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zHn8MAAADcAAAADwAAAAAAAAAAAAAAAACYAgAAZHJzL2Rv&#10;d25yZXYueG1sUEsFBgAAAAAEAAQA9QAAAIgDAAAAAA==&#10;" filled="f" strokecolor="#243f60 [1604]" strokeweight=".5pt"/>
                          <v:shape id="Flowchart: Summing Junction 362" o:spid="_x0000_s1099" type="#_x0000_t123" style="position:absolute;left:18970;top:9962;width:883;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5Z6MAA&#10;AADcAAAADwAAAGRycy9kb3ducmV2LnhtbESPzQrCMBCE74LvEFbwpqkKItUoIoqCIP5dvC3N2lab&#10;TWmi1rc3guBxmJlvmMmsNoV4UuVyywp63QgEcWJ1zqmC82nVGYFwHlljYZkUvMnBbNpsTDDW9sUH&#10;eh59KgKEXYwKMu/LWEqXZGTQdW1JHLyrrQz6IKtU6gpfAW4K2Y+ioTSYc1jIsKRFRsn9+DAK8La9&#10;4X432vr1mi4XuTzztbdUqt2q52MQnmr/D//aG61gMOzD90w4An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p5Z6MAAAADcAAAADwAAAAAAAAAAAAAAAACYAgAAZHJzL2Rvd25y&#10;ZXYueG1sUEsFBgAAAAAEAAQA9QAAAIUDAAAAAA==&#10;" filled="f" strokecolor="#243f60 [1604]" strokeweight=".5pt"/>
                          <v:shape id="Flowchart: Summing Junction 363" o:spid="_x0000_s1100" type="#_x0000_t123" style="position:absolute;left:20539;top:10099;width:883;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L8c8AA&#10;AADcAAAADwAAAGRycy9kb3ducmV2LnhtbESPzQrCMBCE74LvEFbwpqkKItUoIoqCIP5dvC3N2lab&#10;TWmi1rc3guBxmJlvmMmsNoV4UuVyywp63QgEcWJ1zqmC82nVGYFwHlljYZkUvMnBbNpsTDDW9sUH&#10;eh59KgKEXYwKMu/LWEqXZGTQdW1JHLyrrQz6IKtU6gpfAW4K2Y+ioTSYc1jIsKRFRsn9+DAK8La9&#10;4X432vr1mi4XuTzztbdUqt2q52MQnmr/D//aG61gMBzA90w4An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dL8c8AAAADcAAAADwAAAAAAAAAAAAAAAACYAgAAZHJzL2Rvd25y&#10;ZXYueG1sUEsFBgAAAAAEAAQA9QAAAIUDAAAAAA==&#10;" filled="f" strokecolor="#243f60 [1604]" strokeweight=".5pt"/>
                          <v:shape id="Flowchart: Summing Junction 364" o:spid="_x0000_s1101" type="#_x0000_t123" style="position:absolute;left:21836;top:10099;width:883;height: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tkB8QA&#10;AADcAAAADwAAAGRycy9kb3ducmV2LnhtbESPQYvCMBSE7wv+h/AEb2uqLiK1UUQUFwRZq5feHs2z&#10;rTYvpYna/fcbYcHjMDPfMMmyM7V4UOsqywpGwwgEcW51xYWC82n7OQPhPLLG2jIp+CUHy0XvI8FY&#10;2ycf6ZH6QgQIuxgVlN43sZQuL8mgG9qGOHgX2xr0QbaF1C0+A9zUchxFU2mw4rBQYkPrkvJbejcK&#10;8Lq/4s9htve7HWWZ3Jz5MtooNeh3qzkIT51/h//b31rBZPoFrzPhCM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7ZAfEAAAA3AAAAA8AAAAAAAAAAAAAAAAAmAIAAGRycy9k&#10;b3ducmV2LnhtbFBLBQYAAAAABAAEAPUAAACJAwAAAAA=&#10;" filled="f" strokecolor="#243f60 [1604]" strokeweight=".5pt"/>
                          <v:shape id="Flowchart: Summing Junction 365" o:spid="_x0000_s1102" type="#_x0000_t123" style="position:absolute;left:23474;top:10099;width:882;height: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fBnMQA&#10;AADcAAAADwAAAGRycy9kb3ducmV2LnhtbESPQYvCMBSE7wv+h/AEb2uqsiK1UUQUFwRZq5feHs2z&#10;rTYvpYna/fcbYcHjMDPfMMmyM7V4UOsqywpGwwgEcW51xYWC82n7OQPhPLLG2jIp+CUHy0XvI8FY&#10;2ycf6ZH6QgQIuxgVlN43sZQuL8mgG9qGOHgX2xr0QbaF1C0+A9zUchxFU2mw4rBQYkPrkvJbejcK&#10;8Lq/4s9htve7HWWZ3Jz5MtooNeh3qzkIT51/h//b31rBZPoFrzPhCM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3wZzEAAAA3AAAAA8AAAAAAAAAAAAAAAAAmAIAAGRycy9k&#10;b3ducmV2LnhtbFBLBQYAAAAABAAEAPUAAACJAwAAAAA=&#10;" filled="f" strokecolor="#243f60 [1604]" strokeweight=".5pt"/>
                          <v:shape id="_x0000_s1103" type="#_x0000_t202" style="position:absolute;left:6346;top:10781;width:5664;height:3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6pTsQA&#10;AADcAAAADwAAAGRycy9kb3ducmV2LnhtbESPQWvCQBSE74X+h+UVvNXdVhtq6iaUiuDJolbB2yP7&#10;TEKzb0N2NfHfu4WCx2FmvmHm+WAbcaHO1441vIwVCOLCmZpLDT+75fM7CB+QDTaOScOVPOTZ48Mc&#10;U+N63tBlG0oRIexT1FCF0KZS+qIii37sWuLonVxnMUTZldJ02Ee4beSrUom0WHNcqLClr4qK3+3Z&#10;ativT8fDVH2XC/vW9m5Qku1Maj16Gj4/QAQawj38314ZDZMkgb8z8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uqU7EAAAA3AAAAA8AAAAAAAAAAAAAAAAAmAIAAGRycy9k&#10;b3ducmV2LnhtbFBLBQYAAAAABAAEAPUAAACJAwAAAAA=&#10;" filled="f" stroked="f">
                            <v:textbox>
                              <w:txbxContent>
                                <w:p w:rsidR="00F02C43" w:rsidRDefault="005764D0">
                                  <m:oMathPara>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J</m:t>
                                              </m:r>
                                            </m:e>
                                          </m:acc>
                                        </m:e>
                                        <m:sub>
                                          <m:r>
                                            <w:rPr>
                                              <w:rFonts w:ascii="Cambria Math" w:hAnsi="Cambria Math"/>
                                              <w:color w:val="000000"/>
                                            </w:rPr>
                                            <m:t>s</m:t>
                                          </m:r>
                                        </m:sub>
                                      </m:sSub>
                                    </m:oMath>
                                  </m:oMathPara>
                                </w:p>
                              </w:txbxContent>
                            </v:textbox>
                          </v:shape>
                          <v:shape id="_x0000_s1104" type="#_x0000_t202" style="position:absolute;left:11873;width:2798;height:2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IM1cQA&#10;AADcAAAADwAAAGRycy9kb3ducmV2LnhtbESPSWvDMBSE74X8B/EKuTVSlyx1rYTSUsgpJSvk9rCe&#10;F2I9GUuJ3X8fBQI9DjPzDZMueluLC7W+cqzheaRAEGfOVFxo2G1/nmYgfEA2WDsmDX/kYTEfPKSY&#10;GNfxmi6bUIgIYZ+ghjKEJpHSZyVZ9CPXEEcvd63FEGVbSNNiF+G2li9KTaTFiuNCiQ19lZSdNmer&#10;Yb/Kj4c39Vt823HTuV5Jtu9S6+Fj//kBIlAf/sP39tJoeJ1M4XYmHgE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iDNXEAAAA3AAAAA8AAAAAAAAAAAAAAAAAmAIAAGRycy9k&#10;b3ducmV2LnhtbFBLBQYAAAAABAAEAPUAAACJAwAAAAA=&#10;" filled="f" stroked="f">
                            <v:textbox>
                              <w:txbxContent>
                                <w:p w:rsidR="00F02C43" w:rsidRDefault="00645F56">
                                  <w:r>
                                    <w:t>z</w:t>
                                  </w:r>
                                </w:p>
                              </w:txbxContent>
                            </v:textbox>
                          </v:shape>
                          <v:shape id="_x0000_s1105" type="#_x0000_t202" style="position:absolute;left:37948;top:10161;width:2798;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2Yp8AA&#10;AADcAAAADwAAAGRycy9kb3ducmV2LnhtbERPy4rCMBTdC/MP4Q7MThNnVLRjlEERXCk+YXaX5toW&#10;m5vSRFv/3iwEl4fzns5bW4o71b5wrKHfUyCIU2cKzjQcD6vuGIQPyAZLx6ThQR7ms4/OFBPjGt7R&#10;fR8yEUPYJ6ghD6FKpPRpThZ9z1XEkbu42mKIsM6kqbGJ4baU30qNpMWCY0OOFS1ySq/7m9Vw2lz+&#10;zwO1zZZ2WDWuVZLtRGr99dn+/YII1Ia3+OVeGw0/o7g2nolH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j2Yp8AAAADcAAAADwAAAAAAAAAAAAAAAACYAgAAZHJzL2Rvd25y&#10;ZXYueG1sUEsFBgAAAAAEAAQA9QAAAIUDAAAAAA==&#10;" filled="f" stroked="f">
                            <v:textbox>
                              <w:txbxContent>
                                <w:p w:rsidR="00F02C43" w:rsidRDefault="00F02C43" w:rsidP="00F02C43">
                                  <w:r>
                                    <w:t>x</w:t>
                                  </w:r>
                                </w:p>
                              </w:txbxContent>
                            </v:textbox>
                          </v:shape>
                          <v:shape id="Flowchart: Summing Junction 369" o:spid="_x0000_s1106" type="#_x0000_t123" style="position:absolute;left:17400;top:10031;width:883;height: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rLmcIA&#10;AADcAAAADwAAAGRycy9kb3ducmV2LnhtbESPzarCMBSE94LvEI7gTlMVRKtRRBQF4eLfxt2hObbV&#10;5qQ0Uevb3wiCy2FmvmGm89oU4kmVyy0r6HUjEMSJ1TmnCs6ndWcEwnlkjYVlUvAmB/NZszHFWNsX&#10;H+h59KkIEHYxKsi8L2MpXZKRQde1JXHwrrYy6IOsUqkrfAW4KWQ/iobSYM5hIcOSlhkl9+PDKMDb&#10;7ob7v9HObzZ0ucjVma+9lVLtVr2YgPBU+1/4295qBYPhGD5nwhGQs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OsuZwgAAANwAAAAPAAAAAAAAAAAAAAAAAJgCAABkcnMvZG93&#10;bnJldi54bWxQSwUGAAAAAAQABAD1AAAAhwMAAAAA&#10;" filled="f" strokecolor="#243f60 [1604]" strokeweight=".5pt"/>
                        </v:group>
                      </v:group>
                      <v:shape id="_x0000_s1107" type="#_x0000_t202" style="position:absolute;left:15353;top:5527;width:4947;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6Tz8AA&#10;AADaAAAADwAAAGRycy9kb3ducmV2LnhtbERPzWqDQBC+B/oOyxRyCXVtSE1rskpbSMlVmwcY3YlK&#10;3Flxt9G8fTdQ6Gn4+H5nn8+mF1caXWdZwXMUgyCure64UXD6Pjy9gnAeWWNvmRTcyEGePSz2mGo7&#10;cUHX0jcihLBLUUHr/ZBK6eqWDLrIDsSBO9vRoA9wbKQecQrhppfrOE6kwY5DQ4sDfbZUX8ofo+B8&#10;nFYvb1P15U/bYpN8YLet7E2p5eP8vgPhafb/4j/3UYf5cH/lfmX2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U6Tz8AAAADaAAAADwAAAAAAAAAAAAAAAACYAgAAZHJzL2Rvd25y&#10;ZXYueG1sUEsFBgAAAAAEAAQA9QAAAIUDAAAAAA==&#10;" stroked="f">
                        <v:textbox>
                          <w:txbxContent>
                            <w:p w:rsidR="0085282B" w:rsidRDefault="0085282B" w:rsidP="0085282B">
                              <w:r w:rsidRPr="00C948A0">
                                <w:rPr>
                                  <w:i/>
                                  <w:iCs/>
                                </w:rPr>
                                <w:t>w</w:t>
                              </w:r>
                              <w:r>
                                <w:t xml:space="preserve">/2 </w:t>
                              </w:r>
                            </w:p>
                          </w:txbxContent>
                        </v:textbox>
                      </v:shape>
                    </v:group>
                  </v:group>
                </v:group>
                <v:shape id="_x0000_s1108" type="#_x0000_t202" style="position:absolute;left:25657;top:5868;width:2629;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645F56" w:rsidRDefault="00645F56" w:rsidP="00645F56">
                        <w:r>
                          <w:t>d</w:t>
                        </w:r>
                      </w:p>
                    </w:txbxContent>
                  </v:textbox>
                </v:shape>
              </v:group>
            </w:pict>
          </mc:Fallback>
        </mc:AlternateContent>
      </w:r>
      <w:r w:rsidR="001A7C0C">
        <w:rPr>
          <w:b/>
          <w:bCs/>
          <w:noProof/>
          <w:sz w:val="28"/>
          <w:szCs w:val="28"/>
          <w:u w:val="single"/>
          <w:lang w:val="en-CA" w:eastAsia="en-CA"/>
        </w:rPr>
        <w:t>Question 3</w:t>
      </w:r>
      <w:r w:rsidR="00D6265D">
        <w:rPr>
          <w:color w:val="000000"/>
          <w:lang w:val="en-CA"/>
        </w:rPr>
        <w:t xml:space="preserve"> </w:t>
      </w:r>
    </w:p>
    <w:p w:rsidR="009832A1" w:rsidRDefault="009832A1" w:rsidP="009832A1">
      <w:pPr>
        <w:tabs>
          <w:tab w:val="left" w:pos="7260"/>
        </w:tabs>
        <w:rPr>
          <w:color w:val="000000"/>
        </w:rPr>
      </w:pPr>
    </w:p>
    <w:p w:rsidR="00C948A0" w:rsidRDefault="002F3AF9" w:rsidP="007C3CCB">
      <w:pPr>
        <w:tabs>
          <w:tab w:val="left" w:pos="7260"/>
        </w:tabs>
        <w:rPr>
          <w:color w:val="000000"/>
        </w:rPr>
      </w:pPr>
      <w:r w:rsidRPr="007C3CCB">
        <w:rPr>
          <w:color w:val="000000"/>
        </w:rPr>
        <w:t xml:space="preserve">An infinitely long thin conducting </w:t>
      </w:r>
    </w:p>
    <w:p w:rsidR="00C948A0" w:rsidRDefault="00A37977" w:rsidP="00C948A0">
      <w:pPr>
        <w:tabs>
          <w:tab w:val="left" w:pos="7260"/>
        </w:tabs>
        <w:rPr>
          <w:color w:val="000000"/>
        </w:rPr>
      </w:pPr>
      <w:proofErr w:type="gramStart"/>
      <w:r w:rsidRPr="007C3CCB">
        <w:rPr>
          <w:color w:val="000000"/>
        </w:rPr>
        <w:t>sheet</w:t>
      </w:r>
      <w:proofErr w:type="gramEnd"/>
      <w:r w:rsidRPr="007C3CCB">
        <w:rPr>
          <w:color w:val="000000"/>
        </w:rPr>
        <w:t xml:space="preserve"> of width </w:t>
      </w:r>
      <w:r w:rsidRPr="00C948A0">
        <w:rPr>
          <w:i/>
          <w:iCs/>
          <w:color w:val="000000"/>
        </w:rPr>
        <w:t>w</w:t>
      </w:r>
      <w:r w:rsidRPr="007C3CCB">
        <w:rPr>
          <w:color w:val="000000"/>
        </w:rPr>
        <w:t xml:space="preserve"> posi</w:t>
      </w:r>
      <w:r w:rsidR="002F3AF9" w:rsidRPr="007C3CCB">
        <w:rPr>
          <w:color w:val="000000"/>
        </w:rPr>
        <w:t>t</w:t>
      </w:r>
      <w:r w:rsidRPr="007C3CCB">
        <w:rPr>
          <w:color w:val="000000"/>
        </w:rPr>
        <w:t>io</w:t>
      </w:r>
      <w:r w:rsidR="002F3AF9" w:rsidRPr="007C3CCB">
        <w:rPr>
          <w:color w:val="000000"/>
        </w:rPr>
        <w:t xml:space="preserve">ned along </w:t>
      </w:r>
    </w:p>
    <w:p w:rsidR="00C948A0" w:rsidRDefault="002F3AF9" w:rsidP="00C948A0">
      <w:pPr>
        <w:tabs>
          <w:tab w:val="left" w:pos="7260"/>
        </w:tabs>
        <w:rPr>
          <w:color w:val="000000"/>
        </w:rPr>
      </w:pPr>
      <w:proofErr w:type="gramStart"/>
      <w:r w:rsidRPr="007C3CCB">
        <w:rPr>
          <w:color w:val="000000"/>
        </w:rPr>
        <w:t>the</w:t>
      </w:r>
      <w:proofErr w:type="gramEnd"/>
      <w:r w:rsidRPr="007C3CCB">
        <w:rPr>
          <w:color w:val="000000"/>
        </w:rPr>
        <w:t xml:space="preserve"> x axis lies in the x-y plane as </w:t>
      </w:r>
    </w:p>
    <w:p w:rsidR="00A37977" w:rsidRPr="007C3CCB" w:rsidRDefault="00C948A0" w:rsidP="00C948A0">
      <w:pPr>
        <w:tabs>
          <w:tab w:val="left" w:pos="7260"/>
        </w:tabs>
        <w:rPr>
          <w:color w:val="000000"/>
        </w:rPr>
      </w:pPr>
      <w:proofErr w:type="gramStart"/>
      <w:r>
        <w:rPr>
          <w:color w:val="000000"/>
        </w:rPr>
        <w:t>shown</w:t>
      </w:r>
      <w:proofErr w:type="gramEnd"/>
      <w:r>
        <w:rPr>
          <w:color w:val="000000"/>
        </w:rPr>
        <w:t>. The sheet carries</w:t>
      </w:r>
      <w:r w:rsidR="002F3AF9" w:rsidRPr="007C3CCB">
        <w:rPr>
          <w:color w:val="000000"/>
        </w:rPr>
        <w:t xml:space="preserve"> a</w:t>
      </w:r>
    </w:p>
    <w:p w:rsidR="00C948A0" w:rsidRDefault="002F3AF9" w:rsidP="006461A1">
      <w:pPr>
        <w:tabs>
          <w:tab w:val="left" w:pos="7260"/>
        </w:tabs>
        <w:rPr>
          <w:color w:val="000000"/>
        </w:rPr>
      </w:pPr>
      <w:proofErr w:type="gramStart"/>
      <w:r w:rsidRPr="007C3CCB">
        <w:rPr>
          <w:color w:val="000000"/>
        </w:rPr>
        <w:t>uniform</w:t>
      </w:r>
      <w:proofErr w:type="gramEnd"/>
      <w:r w:rsidRPr="007C3CCB">
        <w:rPr>
          <w:color w:val="000000"/>
        </w:rPr>
        <w:t xml:space="preserve"> current density of</w:t>
      </w:r>
      <w:r w:rsidR="00A37977" w:rsidRPr="007C3CCB">
        <w:rPr>
          <w:color w:val="000000"/>
        </w:rPr>
        <w:t xml:space="preserve">    </w:t>
      </w:r>
    </w:p>
    <w:p w:rsidR="00A37977" w:rsidRPr="006461A1" w:rsidRDefault="00A37977" w:rsidP="006461A1">
      <w:pPr>
        <w:tabs>
          <w:tab w:val="left" w:pos="7260"/>
        </w:tabs>
        <w:rPr>
          <w:color w:val="000000"/>
        </w:rPr>
      </w:pPr>
      <w:r w:rsidRPr="007C3CCB">
        <w:rPr>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J</m:t>
                </m:r>
              </m:e>
            </m:acc>
          </m:e>
          <m:sub>
            <m:r>
              <w:rPr>
                <w:rFonts w:ascii="Cambria Math" w:hAnsi="Cambria Math"/>
                <w:color w:val="000000"/>
              </w:rPr>
              <m:t>s</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j</m:t>
            </m:r>
          </m:e>
        </m:acc>
      </m:oMath>
      <w:r w:rsidRPr="007C3CCB">
        <w:rPr>
          <w:color w:val="000000"/>
        </w:rPr>
        <w:t xml:space="preserve"> </w:t>
      </w:r>
      <w:proofErr w:type="gramStart"/>
      <w:r w:rsidRPr="007C3CCB">
        <w:rPr>
          <w:color w:val="000000"/>
        </w:rPr>
        <w:t>Amp/m.</w:t>
      </w:r>
      <w:proofErr w:type="gramEnd"/>
    </w:p>
    <w:p w:rsidR="00A37977" w:rsidRDefault="00A37977" w:rsidP="00A37977">
      <w:pPr>
        <w:tabs>
          <w:tab w:val="left" w:pos="7260"/>
        </w:tabs>
        <w:rPr>
          <w:color w:val="000000"/>
        </w:rPr>
      </w:pPr>
    </w:p>
    <w:p w:rsidR="006461A1" w:rsidRPr="006461A1" w:rsidRDefault="00A37977" w:rsidP="00E9705D">
      <w:pPr>
        <w:pStyle w:val="ListParagraph"/>
        <w:numPr>
          <w:ilvl w:val="0"/>
          <w:numId w:val="23"/>
        </w:numPr>
        <w:tabs>
          <w:tab w:val="left" w:pos="7260"/>
        </w:tabs>
        <w:rPr>
          <w:color w:val="000000"/>
        </w:rPr>
      </w:pPr>
      <w:r>
        <w:rPr>
          <w:color w:val="000000"/>
        </w:rPr>
        <w:t>Find the total current flowing in the sheet. (3 marks)</w:t>
      </w:r>
      <w:r w:rsidR="00A96B08">
        <w:rPr>
          <w:noProof/>
        </w:rPr>
        <mc:AlternateContent>
          <mc:Choice Requires="wps">
            <w:drawing>
              <wp:anchor distT="0" distB="0" distL="114300" distR="114300" simplePos="0" relativeHeight="252048384" behindDoc="0" locked="0" layoutInCell="1" allowOverlap="1" wp14:anchorId="28FBBE1D" wp14:editId="5CB92A70">
                <wp:simplePos x="0" y="0"/>
                <wp:positionH relativeFrom="column">
                  <wp:posOffset>4979035</wp:posOffset>
                </wp:positionH>
                <wp:positionV relativeFrom="paragraph">
                  <wp:posOffset>142875</wp:posOffset>
                </wp:positionV>
                <wp:extent cx="941070" cy="343535"/>
                <wp:effectExtent l="0" t="0" r="11430" b="18415"/>
                <wp:wrapNone/>
                <wp:docPr id="6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92.05pt;margin-top:11.25pt;width:74.1pt;height:27.0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" filled="f" strokecolor="black [3213]">
                <v:path arrowok="t"/>
              </v:rect>
            </w:pict>
          </mc:Fallback>
        </mc:AlternateContent>
      </w:r>
    </w:p>
    <w:p w:rsidR="00E9705D" w:rsidRDefault="00E9705D" w:rsidP="00E9705D">
      <w:pPr>
        <w:tabs>
          <w:tab w:val="left" w:pos="7260"/>
        </w:tabs>
        <w:rPr>
          <w:color w:val="000000"/>
        </w:rPr>
      </w:pPr>
    </w:p>
    <w:p w:rsidR="00E9705D" w:rsidRDefault="00E9705D" w:rsidP="00E9705D">
      <w:pPr>
        <w:tabs>
          <w:tab w:val="left" w:pos="7260"/>
        </w:tabs>
        <w:rPr>
          <w:color w:val="000000"/>
        </w:rPr>
      </w:pPr>
    </w:p>
    <w:p w:rsidR="00E9705D" w:rsidRDefault="00E9705D" w:rsidP="00E9705D">
      <w:pPr>
        <w:tabs>
          <w:tab w:val="left" w:pos="7260"/>
        </w:tabs>
        <w:rPr>
          <w:color w:val="000000"/>
        </w:rPr>
      </w:pPr>
    </w:p>
    <w:p w:rsidR="00E9705D" w:rsidRPr="00E9705D" w:rsidRDefault="00E9705D" w:rsidP="00E9705D">
      <w:pPr>
        <w:tabs>
          <w:tab w:val="left" w:pos="7260"/>
        </w:tabs>
        <w:rPr>
          <w:color w:val="000000"/>
        </w:rPr>
      </w:pPr>
    </w:p>
    <w:p w:rsidR="005E40F8" w:rsidRDefault="005E40F8" w:rsidP="00624DAA">
      <w:pPr>
        <w:tabs>
          <w:tab w:val="left" w:pos="7260"/>
        </w:tabs>
        <w:rPr>
          <w:color w:val="000000"/>
        </w:rPr>
      </w:pPr>
    </w:p>
    <w:p w:rsidR="005E40F8" w:rsidRDefault="005E40F8" w:rsidP="00624DAA">
      <w:pPr>
        <w:tabs>
          <w:tab w:val="left" w:pos="7260"/>
        </w:tabs>
        <w:rPr>
          <w:color w:val="000000"/>
        </w:rPr>
      </w:pPr>
    </w:p>
    <w:p w:rsidR="005E40F8" w:rsidRDefault="005E40F8" w:rsidP="00624DAA">
      <w:pPr>
        <w:tabs>
          <w:tab w:val="left" w:pos="7260"/>
        </w:tabs>
        <w:rPr>
          <w:color w:val="000000"/>
        </w:rPr>
      </w:pPr>
    </w:p>
    <w:p w:rsidR="00D543EB" w:rsidRPr="00D543EB" w:rsidRDefault="00D543EB" w:rsidP="00D543EB">
      <w:pPr>
        <w:autoSpaceDE w:val="0"/>
        <w:autoSpaceDN w:val="0"/>
        <w:adjustRightInd w:val="0"/>
        <w:rPr>
          <w:rFonts w:ascii="Calibri" w:hAnsi="Calibri" w:cs="Calibri"/>
          <w:color w:val="000000"/>
          <w:lang w:val="en-CA" w:eastAsia="en-CA"/>
        </w:rPr>
      </w:pPr>
    </w:p>
    <w:p w:rsidR="00D543EB" w:rsidRPr="00D543EB" w:rsidRDefault="00D543EB" w:rsidP="00D543EB">
      <w:pPr>
        <w:autoSpaceDE w:val="0"/>
        <w:autoSpaceDN w:val="0"/>
        <w:adjustRightInd w:val="0"/>
        <w:rPr>
          <w:rFonts w:ascii="Calibri" w:hAnsi="Calibri" w:cs="Calibri"/>
          <w:color w:val="000000"/>
          <w:lang w:val="en-CA" w:eastAsia="en-CA"/>
        </w:rPr>
      </w:pPr>
      <w:r w:rsidRPr="00D543EB">
        <w:rPr>
          <w:rFonts w:ascii="Calibri" w:hAnsi="Calibri" w:cs="Calibri"/>
          <w:color w:val="000000"/>
          <w:lang w:val="en-CA" w:eastAsia="en-CA"/>
        </w:rPr>
        <w:t xml:space="preserve"> </w:t>
      </w:r>
    </w:p>
    <w:p w:rsidR="005E40F8" w:rsidRPr="0010072C" w:rsidRDefault="00A37977" w:rsidP="00624DAA">
      <w:pPr>
        <w:pStyle w:val="ListParagraph"/>
        <w:numPr>
          <w:ilvl w:val="0"/>
          <w:numId w:val="23"/>
        </w:numPr>
        <w:tabs>
          <w:tab w:val="left" w:pos="7260"/>
        </w:tabs>
        <w:autoSpaceDE w:val="0"/>
        <w:autoSpaceDN w:val="0"/>
        <w:adjustRightInd w:val="0"/>
        <w:rPr>
          <w:color w:val="000000"/>
        </w:rPr>
      </w:pPr>
      <w:r w:rsidRPr="0010072C">
        <w:rPr>
          <w:color w:val="000000"/>
          <w:lang w:val="en-CA" w:eastAsia="en-CA"/>
        </w:rPr>
        <w:t xml:space="preserve">Find the current flowing in the sheet over </w:t>
      </w:r>
      <w:proofErr w:type="gramStart"/>
      <w:r w:rsidRPr="0010072C">
        <w:rPr>
          <w:color w:val="000000"/>
          <w:lang w:val="en-CA" w:eastAsia="en-CA"/>
        </w:rPr>
        <w:t>a</w:t>
      </w:r>
      <w:proofErr w:type="gramEnd"/>
      <w:r w:rsidRPr="0010072C">
        <w:rPr>
          <w:color w:val="000000"/>
          <w:lang w:val="en-CA" w:eastAsia="en-CA"/>
        </w:rPr>
        <w:t xml:space="preserve"> infinitesimally small width </w:t>
      </w:r>
      <w:r w:rsidR="006461A1" w:rsidRPr="0010072C">
        <w:rPr>
          <w:color w:val="000000"/>
          <w:lang w:val="en-CA" w:eastAsia="en-CA"/>
        </w:rPr>
        <w:t>“</w:t>
      </w:r>
      <w:r w:rsidRPr="0010072C">
        <w:rPr>
          <w:i/>
          <w:iCs/>
          <w:color w:val="000000"/>
          <w:lang w:val="en-CA" w:eastAsia="en-CA"/>
        </w:rPr>
        <w:t>d</w:t>
      </w:r>
      <w:r w:rsidR="00C948A0" w:rsidRPr="0010072C">
        <w:rPr>
          <w:i/>
          <w:iCs/>
          <w:color w:val="000000"/>
          <w:lang w:val="en-CA" w:eastAsia="en-CA"/>
        </w:rPr>
        <w:t>x</w:t>
      </w:r>
      <w:r w:rsidR="006461A1" w:rsidRPr="0010072C">
        <w:rPr>
          <w:color w:val="000000"/>
          <w:lang w:val="en-CA" w:eastAsia="en-CA"/>
        </w:rPr>
        <w:t>”</w:t>
      </w:r>
      <w:r w:rsidRPr="0010072C">
        <w:rPr>
          <w:color w:val="000000"/>
          <w:lang w:val="en-CA" w:eastAsia="en-CA"/>
        </w:rPr>
        <w:t xml:space="preserve"> (3 marks). </w:t>
      </w:r>
    </w:p>
    <w:p w:rsidR="006461A1" w:rsidRDefault="006461A1" w:rsidP="00624DAA">
      <w:pPr>
        <w:tabs>
          <w:tab w:val="left" w:pos="7260"/>
        </w:tabs>
        <w:rPr>
          <w:color w:val="000000"/>
        </w:rPr>
      </w:pPr>
    </w:p>
    <w:p w:rsidR="006461A1" w:rsidRDefault="006461A1" w:rsidP="00624DAA">
      <w:pPr>
        <w:tabs>
          <w:tab w:val="left" w:pos="7260"/>
        </w:tabs>
        <w:rPr>
          <w:color w:val="000000"/>
        </w:rPr>
      </w:pPr>
    </w:p>
    <w:p w:rsidR="006461A1" w:rsidRDefault="006461A1" w:rsidP="00624DAA">
      <w:pPr>
        <w:tabs>
          <w:tab w:val="left" w:pos="7260"/>
        </w:tabs>
        <w:rPr>
          <w:color w:val="000000"/>
        </w:rPr>
      </w:pPr>
    </w:p>
    <w:p w:rsidR="006461A1" w:rsidRDefault="006461A1" w:rsidP="00624DAA">
      <w:pPr>
        <w:tabs>
          <w:tab w:val="left" w:pos="7260"/>
        </w:tabs>
        <w:rPr>
          <w:color w:val="000000"/>
        </w:rPr>
      </w:pPr>
    </w:p>
    <w:p w:rsidR="006461A1" w:rsidRDefault="006461A1" w:rsidP="00624DAA">
      <w:pPr>
        <w:tabs>
          <w:tab w:val="left" w:pos="7260"/>
        </w:tabs>
        <w:rPr>
          <w:color w:val="000000"/>
        </w:rPr>
      </w:pPr>
    </w:p>
    <w:p w:rsidR="005E40F8" w:rsidRDefault="007B500A" w:rsidP="00624DAA">
      <w:pPr>
        <w:tabs>
          <w:tab w:val="left" w:pos="7260"/>
        </w:tabs>
        <w:rPr>
          <w:color w:val="000000"/>
        </w:rPr>
      </w:pPr>
      <w:r>
        <w:rPr>
          <w:noProof/>
          <w:color w:val="000000"/>
        </w:rPr>
        <mc:AlternateContent>
          <mc:Choice Requires="wps">
            <w:drawing>
              <wp:anchor distT="0" distB="0" distL="114300" distR="114300" simplePos="0" relativeHeight="252295168" behindDoc="0" locked="0" layoutInCell="1" allowOverlap="1" wp14:anchorId="469DE49A" wp14:editId="3257C096">
                <wp:simplePos x="0" y="0"/>
                <wp:positionH relativeFrom="column">
                  <wp:posOffset>4916805</wp:posOffset>
                </wp:positionH>
                <wp:positionV relativeFrom="paragraph">
                  <wp:posOffset>15240</wp:posOffset>
                </wp:positionV>
                <wp:extent cx="941070" cy="343535"/>
                <wp:effectExtent l="0" t="0" r="11430" b="18415"/>
                <wp:wrapNone/>
                <wp:docPr id="37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87.15pt;margin-top:1.2pt;width:74.1pt;height:27.05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" filled="f" strokecolor="black [3213]">
                <v:path arrowok="t"/>
              </v:rect>
            </w:pict>
          </mc:Fallback>
        </mc:AlternateContent>
      </w:r>
    </w:p>
    <w:p w:rsidR="005E40F8" w:rsidRDefault="00A96B08" w:rsidP="00624DAA">
      <w:pPr>
        <w:tabs>
          <w:tab w:val="left" w:pos="7260"/>
        </w:tabs>
        <w:rPr>
          <w:color w:val="000000"/>
        </w:rPr>
      </w:pPr>
      <w:r>
        <w:rPr>
          <w:noProof/>
          <w:color w:val="000000"/>
        </w:rPr>
        <mc:AlternateContent>
          <mc:Choice Requires="wps">
            <w:drawing>
              <wp:anchor distT="0" distB="0" distL="114300" distR="114300" simplePos="0" relativeHeight="252120064" behindDoc="0" locked="0" layoutInCell="1" allowOverlap="1" wp14:anchorId="6B840FC2" wp14:editId="445D7A71">
                <wp:simplePos x="0" y="0"/>
                <wp:positionH relativeFrom="column">
                  <wp:posOffset>2746375</wp:posOffset>
                </wp:positionH>
                <wp:positionV relativeFrom="paragraph">
                  <wp:posOffset>44450</wp:posOffset>
                </wp:positionV>
                <wp:extent cx="221615" cy="266700"/>
                <wp:effectExtent l="0" t="0" r="6985" b="0"/>
                <wp:wrapNone/>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 cy="266700"/>
                        </a:xfrm>
                        <a:prstGeom prst="rect">
                          <a:avLst/>
                        </a:prstGeom>
                        <a:solidFill>
                          <a:srgbClr val="FFFFFF"/>
                        </a:solidFill>
                        <a:ln w="9525">
                          <a:noFill/>
                          <a:miter lim="800000"/>
                          <a:headEnd/>
                          <a:tailEnd/>
                        </a:ln>
                      </wps:spPr>
                      <wps:txbx>
                        <w:txbxContent>
                          <w:p w:rsidR="00F02C43" w:rsidRDefault="00F02C43">
                            <w:r>
                              <w:t>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09" type="#_x0000_t202" style="position:absolute;margin-left:216.25pt;margin-top:3.5pt;width:17.45pt;height:21pt;z-index:252120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" stroked="f">
                <v:textbox style="mso-fit-shape-to-text:t">
                  <w:txbxContent>
                    <w:p w:rsidR="00F02C43" w:rsidRDefault="00F02C43">
                      <w:r>
                        <w:t>I</w:t>
                      </w:r>
                    </w:p>
                  </w:txbxContent>
                </v:textbox>
              </v:shape>
            </w:pict>
          </mc:Fallback>
        </mc:AlternateContent>
      </w:r>
    </w:p>
    <w:p w:rsidR="006E71D0" w:rsidRDefault="006E71D0" w:rsidP="00A37977">
      <w:pPr>
        <w:tabs>
          <w:tab w:val="left" w:pos="7260"/>
        </w:tabs>
        <w:rPr>
          <w:color w:val="000000"/>
        </w:rPr>
      </w:pPr>
    </w:p>
    <w:p w:rsidR="00A37977" w:rsidRDefault="00A37977" w:rsidP="00A37977">
      <w:pPr>
        <w:tabs>
          <w:tab w:val="left" w:pos="7260"/>
        </w:tabs>
        <w:rPr>
          <w:color w:val="000000"/>
        </w:rPr>
      </w:pPr>
    </w:p>
    <w:p w:rsidR="00A37977" w:rsidRDefault="00A37977" w:rsidP="00A37977">
      <w:pPr>
        <w:tabs>
          <w:tab w:val="left" w:pos="7260"/>
        </w:tabs>
        <w:rPr>
          <w:color w:val="000000"/>
        </w:rPr>
      </w:pPr>
    </w:p>
    <w:p w:rsidR="006461A1" w:rsidRDefault="006461A1" w:rsidP="00A37977">
      <w:pPr>
        <w:tabs>
          <w:tab w:val="left" w:pos="7260"/>
        </w:tabs>
        <w:rPr>
          <w:color w:val="000000"/>
        </w:rPr>
      </w:pPr>
    </w:p>
    <w:p w:rsidR="006461A1" w:rsidRDefault="006461A1" w:rsidP="00A37977">
      <w:pPr>
        <w:tabs>
          <w:tab w:val="left" w:pos="7260"/>
        </w:tabs>
        <w:rPr>
          <w:color w:val="000000"/>
        </w:rPr>
      </w:pPr>
    </w:p>
    <w:p w:rsidR="006461A1" w:rsidRDefault="006461A1" w:rsidP="00A37977">
      <w:pPr>
        <w:tabs>
          <w:tab w:val="left" w:pos="7260"/>
        </w:tabs>
        <w:rPr>
          <w:color w:val="000000"/>
        </w:rPr>
      </w:pPr>
    </w:p>
    <w:p w:rsidR="006461A1" w:rsidRDefault="006461A1" w:rsidP="00A37977">
      <w:pPr>
        <w:tabs>
          <w:tab w:val="left" w:pos="7260"/>
        </w:tabs>
        <w:rPr>
          <w:color w:val="000000"/>
        </w:rPr>
      </w:pPr>
    </w:p>
    <w:p w:rsidR="00A37977" w:rsidRDefault="00A37977" w:rsidP="00A37977">
      <w:pPr>
        <w:tabs>
          <w:tab w:val="left" w:pos="7260"/>
        </w:tabs>
        <w:rPr>
          <w:color w:val="000000"/>
        </w:rPr>
      </w:pPr>
    </w:p>
    <w:p w:rsidR="00A37977" w:rsidRDefault="00A37977" w:rsidP="00A37977">
      <w:pPr>
        <w:tabs>
          <w:tab w:val="left" w:pos="7260"/>
        </w:tabs>
        <w:rPr>
          <w:color w:val="000000"/>
        </w:rPr>
      </w:pPr>
    </w:p>
    <w:p w:rsidR="00A37977" w:rsidRPr="00A37977" w:rsidRDefault="00A37977" w:rsidP="00A37977">
      <w:pPr>
        <w:pStyle w:val="ListParagraph"/>
        <w:numPr>
          <w:ilvl w:val="0"/>
          <w:numId w:val="23"/>
        </w:numPr>
        <w:tabs>
          <w:tab w:val="left" w:pos="7260"/>
        </w:tabs>
        <w:rPr>
          <w:color w:val="000000"/>
        </w:rPr>
      </w:pPr>
      <w:r>
        <w:rPr>
          <w:color w:val="000000"/>
        </w:rPr>
        <w:t xml:space="preserve">Find  magnetic field at the point </w:t>
      </w:r>
      <w:r w:rsidR="007B500A">
        <w:rPr>
          <w:color w:val="000000"/>
        </w:rPr>
        <w:t>P</w:t>
      </w:r>
      <w:r>
        <w:rPr>
          <w:color w:val="000000"/>
        </w:rPr>
        <w:t xml:space="preserve"> due to the current in the sheet (14 marks)</w:t>
      </w:r>
    </w:p>
    <w:p w:rsidR="006E71D0" w:rsidRDefault="006E71D0" w:rsidP="00E9705D">
      <w:pPr>
        <w:jc w:val="both"/>
        <w:rPr>
          <w:color w:val="000000"/>
        </w:rPr>
      </w:pPr>
    </w:p>
    <w:p w:rsidR="007C3CCB" w:rsidRDefault="007B500A" w:rsidP="00E9705D">
      <w:pPr>
        <w:jc w:val="both"/>
        <w:rPr>
          <w:b/>
          <w:bCs/>
          <w:noProof/>
          <w:sz w:val="28"/>
          <w:szCs w:val="28"/>
          <w:u w:val="single"/>
          <w:lang w:val="en-CA" w:eastAsia="en-CA"/>
        </w:rPr>
      </w:pPr>
      <w:r>
        <w:rPr>
          <w:noProof/>
          <w:color w:val="000000"/>
        </w:rPr>
        <mc:AlternateContent>
          <mc:Choice Requires="wps">
            <w:drawing>
              <wp:anchor distT="0" distB="0" distL="114300" distR="114300" simplePos="0" relativeHeight="252297216" behindDoc="0" locked="0" layoutInCell="1" allowOverlap="1" wp14:anchorId="512F095B" wp14:editId="1486CCC4">
                <wp:simplePos x="0" y="0"/>
                <wp:positionH relativeFrom="column">
                  <wp:posOffset>4980305</wp:posOffset>
                </wp:positionH>
                <wp:positionV relativeFrom="paragraph">
                  <wp:posOffset>125095</wp:posOffset>
                </wp:positionV>
                <wp:extent cx="941070" cy="343535"/>
                <wp:effectExtent l="0" t="0" r="11430" b="18415"/>
                <wp:wrapNone/>
                <wp:docPr id="37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92.15pt;margin-top:9.85pt;width:74.1pt;height:27.0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" filled="f" strokecolor="black [3213]">
                <v:path arrowok="t"/>
              </v:rect>
            </w:pict>
          </mc:Fallback>
        </mc:AlternateContent>
      </w: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7C3CCB" w:rsidRDefault="007C3CCB" w:rsidP="00E9705D">
      <w:pPr>
        <w:jc w:val="both"/>
        <w:rPr>
          <w:b/>
          <w:bCs/>
          <w:noProof/>
          <w:sz w:val="28"/>
          <w:szCs w:val="28"/>
          <w:u w:val="single"/>
          <w:lang w:val="en-CA" w:eastAsia="en-CA"/>
        </w:rPr>
      </w:pPr>
    </w:p>
    <w:p w:rsidR="0010072C" w:rsidRDefault="0010072C" w:rsidP="00E9705D">
      <w:pPr>
        <w:jc w:val="both"/>
        <w:rPr>
          <w:b/>
          <w:bCs/>
          <w:noProof/>
          <w:sz w:val="28"/>
          <w:szCs w:val="28"/>
          <w:u w:val="single"/>
          <w:lang w:val="en-CA" w:eastAsia="en-CA"/>
        </w:rPr>
      </w:pPr>
    </w:p>
    <w:p w:rsidR="00C16598" w:rsidRPr="00585C8C" w:rsidRDefault="00C16598" w:rsidP="00E9705D">
      <w:pPr>
        <w:jc w:val="both"/>
        <w:rPr>
          <w:b/>
          <w:bCs/>
          <w:noProof/>
          <w:sz w:val="28"/>
          <w:szCs w:val="28"/>
          <w:u w:val="single"/>
          <w:lang w:val="en-CA" w:eastAsia="en-CA"/>
        </w:rPr>
      </w:pPr>
      <w:r w:rsidRPr="00585C8C">
        <w:rPr>
          <w:b/>
          <w:bCs/>
          <w:noProof/>
          <w:sz w:val="28"/>
          <w:szCs w:val="28"/>
          <w:u w:val="single"/>
          <w:lang w:val="en-CA" w:eastAsia="en-CA"/>
        </w:rPr>
        <w:lastRenderedPageBreak/>
        <w:t>Question 4</w:t>
      </w:r>
    </w:p>
    <w:p w:rsidR="002A2A09" w:rsidRPr="00657115" w:rsidRDefault="002A2A09" w:rsidP="002A2A09">
      <w:pPr>
        <w:tabs>
          <w:tab w:val="left" w:pos="7260"/>
        </w:tabs>
        <w:rPr>
          <w:bCs/>
          <w:noProof/>
          <w:sz w:val="28"/>
          <w:szCs w:val="28"/>
          <w:u w:val="single"/>
          <w:lang w:val="en-CA" w:eastAsia="en-CA"/>
        </w:rPr>
      </w:pPr>
    </w:p>
    <w:p w:rsidR="00C16598" w:rsidRPr="0020473C" w:rsidRDefault="007B500A" w:rsidP="0020473C">
      <w:pPr>
        <w:pStyle w:val="ListParagraph"/>
        <w:numPr>
          <w:ilvl w:val="0"/>
          <w:numId w:val="24"/>
        </w:numPr>
        <w:tabs>
          <w:tab w:val="left" w:pos="7260"/>
        </w:tabs>
        <w:jc w:val="both"/>
        <w:rPr>
          <w:color w:val="000000"/>
        </w:rPr>
      </w:pPr>
      <w:r>
        <w:rPr>
          <w:color w:val="000000"/>
        </w:rPr>
        <w:t xml:space="preserve">Starting from basic principles, use Ampere’s Law to find the magnetic field inside a solenoid of length </w:t>
      </w:r>
      <w:r w:rsidRPr="00C948A0">
        <w:rPr>
          <w:i/>
          <w:iCs/>
          <w:color w:val="000000"/>
        </w:rPr>
        <w:t>L</w:t>
      </w:r>
      <w:r>
        <w:rPr>
          <w:color w:val="000000"/>
        </w:rPr>
        <w:t xml:space="preserve"> and total number of turns </w:t>
      </w:r>
      <w:proofErr w:type="gramStart"/>
      <w:r w:rsidRPr="00C948A0">
        <w:rPr>
          <w:i/>
          <w:iCs/>
          <w:color w:val="000000"/>
        </w:rPr>
        <w:t>N</w:t>
      </w:r>
      <w:r>
        <w:rPr>
          <w:color w:val="000000"/>
        </w:rPr>
        <w:t>,</w:t>
      </w:r>
      <w:proofErr w:type="gramEnd"/>
      <w:r>
        <w:rPr>
          <w:color w:val="000000"/>
        </w:rPr>
        <w:t xml:space="preserve"> if current I flows through it. Your diagram should show the Ampere loop very clearly, the integration path and you should state any necessary assumption to carry out your calculation</w:t>
      </w:r>
      <w:r w:rsidR="00C948A0">
        <w:rPr>
          <w:color w:val="000000"/>
        </w:rPr>
        <w:t>s</w:t>
      </w:r>
      <w:r>
        <w:rPr>
          <w:color w:val="000000"/>
        </w:rPr>
        <w:t xml:space="preserve">.  Assume the solenoid is very </w:t>
      </w:r>
      <w:r w:rsidRPr="0010072C">
        <w:rPr>
          <w:color w:val="000000"/>
        </w:rPr>
        <w:t>long</w:t>
      </w:r>
      <w:r w:rsidR="00C948A0" w:rsidRPr="0010072C">
        <w:rPr>
          <w:color w:val="000000"/>
        </w:rPr>
        <w:t xml:space="preserve"> in comparison to the diameter</w:t>
      </w:r>
      <w:r w:rsidRPr="0010072C">
        <w:rPr>
          <w:color w:val="000000"/>
        </w:rPr>
        <w:t>.</w:t>
      </w:r>
      <w:r>
        <w:rPr>
          <w:color w:val="000000"/>
        </w:rPr>
        <w:t xml:space="preserve"> </w:t>
      </w:r>
      <w:r w:rsidR="00452574">
        <w:rPr>
          <w:color w:val="000000"/>
        </w:rPr>
        <w:t xml:space="preserve">Give the value of </w:t>
      </w:r>
      <w:r w:rsidR="00C948A0">
        <w:rPr>
          <w:color w:val="000000"/>
        </w:rPr>
        <w:t xml:space="preserve">the magnetic field </w:t>
      </w:r>
      <w:r w:rsidR="00452574" w:rsidRPr="00C948A0">
        <w:rPr>
          <w:b/>
          <w:bCs/>
          <w:color w:val="000000"/>
        </w:rPr>
        <w:t>B</w:t>
      </w:r>
      <w:r w:rsidR="00452574">
        <w:rPr>
          <w:color w:val="000000"/>
        </w:rPr>
        <w:t xml:space="preserve"> for an 11 cm long solenoid with 60 turns and a current of 200 mA.  The solenoid has a cross section of 0.5 cm</w:t>
      </w:r>
      <w:r w:rsidR="00452574">
        <w:rPr>
          <w:color w:val="000000"/>
          <w:vertAlign w:val="superscript"/>
        </w:rPr>
        <w:t>2</w:t>
      </w:r>
      <w:r w:rsidR="00452574">
        <w:rPr>
          <w:color w:val="000000"/>
        </w:rPr>
        <w:t xml:space="preserve">. </w:t>
      </w:r>
      <w:r w:rsidR="0064786C">
        <w:rPr>
          <w:color w:val="000000"/>
        </w:rPr>
        <w:t>( 5 marks)</w:t>
      </w:r>
    </w:p>
    <w:p w:rsidR="00C16598" w:rsidRPr="00657115" w:rsidRDefault="00A96B08" w:rsidP="00F45D0D">
      <w:pPr>
        <w:tabs>
          <w:tab w:val="left" w:pos="7260"/>
        </w:tabs>
        <w:jc w:val="center"/>
        <w:rPr>
          <w:rFonts w:ascii="Georgia" w:hAnsi="Georgia"/>
          <w:sz w:val="22"/>
          <w:szCs w:val="22"/>
        </w:rPr>
      </w:pPr>
      <w:r>
        <w:rPr>
          <w:noProof/>
          <w:color w:val="000000"/>
        </w:rPr>
        <mc:AlternateContent>
          <mc:Choice Requires="wps">
            <w:drawing>
              <wp:anchor distT="0" distB="0" distL="114300" distR="114300" simplePos="0" relativeHeight="251993088" behindDoc="0" locked="0" layoutInCell="1" allowOverlap="1" wp14:anchorId="126A337A" wp14:editId="0F45929C">
                <wp:simplePos x="0" y="0"/>
                <wp:positionH relativeFrom="column">
                  <wp:posOffset>5111115</wp:posOffset>
                </wp:positionH>
                <wp:positionV relativeFrom="paragraph">
                  <wp:posOffset>41910</wp:posOffset>
                </wp:positionV>
                <wp:extent cx="941070" cy="343535"/>
                <wp:effectExtent l="0" t="0" r="11430" b="18415"/>
                <wp:wrapNone/>
                <wp:docPr id="6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402.45pt;margin-top:3.3pt;width:74.1pt;height:27.0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" filled="f" strokecolor="black [3213]">
                <v:path arrowok="t"/>
              </v:rect>
            </w:pict>
          </mc:Fallback>
        </mc:AlternateContent>
      </w: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Default="00C16598" w:rsidP="00F45D0D">
      <w:pPr>
        <w:tabs>
          <w:tab w:val="left" w:pos="7260"/>
        </w:tabs>
        <w:jc w:val="center"/>
        <w:rPr>
          <w:rFonts w:ascii="Georgia" w:hAnsi="Georgia"/>
          <w:sz w:val="22"/>
          <w:szCs w:val="22"/>
        </w:rPr>
      </w:pPr>
    </w:p>
    <w:p w:rsidR="005E2CF7" w:rsidRDefault="005E2CF7" w:rsidP="00F45D0D">
      <w:pPr>
        <w:tabs>
          <w:tab w:val="left" w:pos="7260"/>
        </w:tabs>
        <w:jc w:val="center"/>
        <w:rPr>
          <w:rFonts w:ascii="Georgia" w:hAnsi="Georgia"/>
          <w:sz w:val="22"/>
          <w:szCs w:val="22"/>
        </w:rPr>
      </w:pPr>
    </w:p>
    <w:p w:rsidR="00BD2CB7" w:rsidRDefault="00BD2CB7" w:rsidP="00452574">
      <w:pPr>
        <w:tabs>
          <w:tab w:val="left" w:pos="7260"/>
        </w:tabs>
        <w:rPr>
          <w:rFonts w:ascii="Georgia" w:hAnsi="Georgia"/>
          <w:sz w:val="22"/>
          <w:szCs w:val="22"/>
        </w:rPr>
      </w:pPr>
    </w:p>
    <w:p w:rsidR="00BD2CB7" w:rsidRDefault="00BD2CB7" w:rsidP="00F45D0D">
      <w:pPr>
        <w:tabs>
          <w:tab w:val="left" w:pos="7260"/>
        </w:tabs>
        <w:jc w:val="center"/>
        <w:rPr>
          <w:rFonts w:ascii="Georgia" w:hAnsi="Georgia"/>
          <w:sz w:val="22"/>
          <w:szCs w:val="22"/>
        </w:rPr>
      </w:pPr>
    </w:p>
    <w:p w:rsidR="005E2CF7" w:rsidRDefault="005E2CF7" w:rsidP="00F45D0D">
      <w:pPr>
        <w:tabs>
          <w:tab w:val="left" w:pos="7260"/>
        </w:tabs>
        <w:jc w:val="center"/>
        <w:rPr>
          <w:rFonts w:ascii="Georgia" w:hAnsi="Georgia"/>
          <w:sz w:val="22"/>
          <w:szCs w:val="22"/>
        </w:rPr>
      </w:pPr>
    </w:p>
    <w:p w:rsidR="00EB67DA" w:rsidRDefault="00EB67DA" w:rsidP="00F45D0D">
      <w:pPr>
        <w:tabs>
          <w:tab w:val="left" w:pos="7260"/>
        </w:tabs>
        <w:jc w:val="center"/>
        <w:rPr>
          <w:rFonts w:ascii="Georgia" w:hAnsi="Georgia"/>
          <w:sz w:val="22"/>
          <w:szCs w:val="22"/>
        </w:rPr>
      </w:pPr>
    </w:p>
    <w:p w:rsidR="00EB67DA" w:rsidRDefault="00EB67DA" w:rsidP="00F45D0D">
      <w:pPr>
        <w:tabs>
          <w:tab w:val="left" w:pos="7260"/>
        </w:tabs>
        <w:jc w:val="center"/>
        <w:rPr>
          <w:rFonts w:ascii="Georgia" w:hAnsi="Georgia"/>
          <w:sz w:val="22"/>
          <w:szCs w:val="22"/>
        </w:rPr>
      </w:pPr>
    </w:p>
    <w:p w:rsidR="00EB67DA" w:rsidRDefault="00EB67DA" w:rsidP="00F45D0D">
      <w:pPr>
        <w:tabs>
          <w:tab w:val="left" w:pos="7260"/>
        </w:tabs>
        <w:jc w:val="center"/>
        <w:rPr>
          <w:rFonts w:ascii="Georgia" w:hAnsi="Georgia"/>
          <w:sz w:val="22"/>
          <w:szCs w:val="22"/>
        </w:rPr>
      </w:pPr>
    </w:p>
    <w:p w:rsidR="00EB67DA" w:rsidRPr="00657115" w:rsidRDefault="00EB67DA"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124535" w:rsidRDefault="00452574" w:rsidP="00124535">
      <w:pPr>
        <w:pStyle w:val="ListParagraph"/>
        <w:numPr>
          <w:ilvl w:val="0"/>
          <w:numId w:val="24"/>
        </w:numPr>
        <w:tabs>
          <w:tab w:val="left" w:pos="1113"/>
          <w:tab w:val="left" w:pos="7260"/>
        </w:tabs>
        <w:rPr>
          <w:rFonts w:ascii="Georgia" w:hAnsi="Georgia"/>
          <w:sz w:val="22"/>
          <w:szCs w:val="22"/>
        </w:rPr>
      </w:pPr>
      <w:r>
        <w:rPr>
          <w:rFonts w:ascii="Georgia" w:hAnsi="Georgia"/>
          <w:sz w:val="22"/>
          <w:szCs w:val="22"/>
        </w:rPr>
        <w:t>A square conducting loop of area 0.2 cm</w:t>
      </w:r>
      <w:r w:rsidRPr="00452574">
        <w:rPr>
          <w:rFonts w:ascii="Georgia" w:hAnsi="Georgia"/>
          <w:sz w:val="22"/>
          <w:szCs w:val="22"/>
          <w:vertAlign w:val="superscript"/>
        </w:rPr>
        <w:t>2</w:t>
      </w:r>
      <w:r>
        <w:rPr>
          <w:rFonts w:ascii="Georgia" w:hAnsi="Georgia"/>
          <w:sz w:val="22"/>
          <w:szCs w:val="22"/>
        </w:rPr>
        <w:t xml:space="preserve"> is now placed inside the solenoid, close to its </w:t>
      </w:r>
      <w:proofErr w:type="spellStart"/>
      <w:r>
        <w:rPr>
          <w:rFonts w:ascii="Georgia" w:hAnsi="Georgia"/>
          <w:sz w:val="22"/>
          <w:szCs w:val="22"/>
        </w:rPr>
        <w:t>centre</w:t>
      </w:r>
      <w:proofErr w:type="spellEnd"/>
      <w:r>
        <w:rPr>
          <w:rFonts w:ascii="Georgia" w:hAnsi="Georgia"/>
          <w:sz w:val="22"/>
          <w:szCs w:val="22"/>
        </w:rPr>
        <w:t>. The loop are</w:t>
      </w:r>
      <w:r w:rsidR="00EB67DA">
        <w:rPr>
          <w:rFonts w:ascii="Georgia" w:hAnsi="Georgia"/>
          <w:sz w:val="22"/>
          <w:szCs w:val="22"/>
        </w:rPr>
        <w:t>a is perpendicular to</w:t>
      </w:r>
      <w:r w:rsidR="00C948A0">
        <w:rPr>
          <w:rFonts w:ascii="Georgia" w:hAnsi="Georgia"/>
          <w:sz w:val="22"/>
          <w:szCs w:val="22"/>
        </w:rPr>
        <w:t xml:space="preserve"> the axis of the solenoid</w:t>
      </w:r>
      <w:r>
        <w:rPr>
          <w:rFonts w:ascii="Georgia" w:hAnsi="Georgia"/>
          <w:sz w:val="22"/>
          <w:szCs w:val="22"/>
        </w:rPr>
        <w:t xml:space="preserve"> (</w:t>
      </w:r>
      <w:r w:rsidR="00C948A0">
        <w:rPr>
          <w:rFonts w:ascii="Georgia" w:hAnsi="Georgia"/>
          <w:sz w:val="22"/>
          <w:szCs w:val="22"/>
        </w:rPr>
        <w:t xml:space="preserve">the </w:t>
      </w:r>
      <w:r>
        <w:rPr>
          <w:rFonts w:ascii="Georgia" w:hAnsi="Georgia"/>
          <w:sz w:val="22"/>
          <w:szCs w:val="22"/>
        </w:rPr>
        <w:t>cross section of solenoid and lo</w:t>
      </w:r>
      <w:r w:rsidR="00EB67DA">
        <w:rPr>
          <w:rFonts w:ascii="Georgia" w:hAnsi="Georgia"/>
          <w:sz w:val="22"/>
          <w:szCs w:val="22"/>
        </w:rPr>
        <w:t>o</w:t>
      </w:r>
      <w:r>
        <w:rPr>
          <w:rFonts w:ascii="Georgia" w:hAnsi="Georgia"/>
          <w:sz w:val="22"/>
          <w:szCs w:val="22"/>
        </w:rPr>
        <w:t xml:space="preserve">p are parallel). If an alternating current given by </w:t>
      </w:r>
      <w:r w:rsidR="00EB67DA">
        <w:rPr>
          <w:rFonts w:ascii="Georgia" w:hAnsi="Georgia"/>
          <w:sz w:val="22"/>
          <w:szCs w:val="22"/>
        </w:rPr>
        <w:t xml:space="preserve">      </w:t>
      </w:r>
      <w:r w:rsidR="0064786C">
        <w:rPr>
          <w:rFonts w:ascii="Georgia" w:hAnsi="Georgia"/>
          <w:sz w:val="22"/>
          <w:szCs w:val="22"/>
        </w:rPr>
        <w:t xml:space="preserve">                            </w:t>
      </w:r>
      <w:proofErr w:type="spellStart"/>
      <w:r w:rsidR="00EB67DA">
        <w:rPr>
          <w:rFonts w:ascii="Georgia" w:hAnsi="Georgia"/>
          <w:sz w:val="22"/>
          <w:szCs w:val="22"/>
        </w:rPr>
        <w:t>i</w:t>
      </w:r>
      <w:proofErr w:type="spellEnd"/>
      <w:r w:rsidR="00EB67DA">
        <w:rPr>
          <w:rFonts w:ascii="Georgia" w:hAnsi="Georgia"/>
          <w:sz w:val="22"/>
          <w:szCs w:val="22"/>
        </w:rPr>
        <w:t>(t)</w:t>
      </w:r>
      <w:r w:rsidR="0064786C">
        <w:rPr>
          <w:rFonts w:ascii="Georgia" w:hAnsi="Georgia"/>
          <w:sz w:val="22"/>
          <w:szCs w:val="22"/>
        </w:rPr>
        <w:t>=0.7 sin</w:t>
      </w:r>
      <w:r w:rsidR="00EB67DA">
        <w:rPr>
          <w:rFonts w:ascii="Georgia" w:hAnsi="Georgia"/>
          <w:sz w:val="22"/>
          <w:szCs w:val="22"/>
        </w:rPr>
        <w:t xml:space="preserve">[(2π/0.03)t] flows in the solenoid, find an expression for the </w:t>
      </w:r>
      <w:proofErr w:type="spellStart"/>
      <w:r w:rsidR="00EB67DA">
        <w:rPr>
          <w:rFonts w:ascii="Georgia" w:hAnsi="Georgia"/>
          <w:sz w:val="22"/>
          <w:szCs w:val="22"/>
        </w:rPr>
        <w:t>emf</w:t>
      </w:r>
      <w:proofErr w:type="spellEnd"/>
      <w:r w:rsidR="00EB67DA">
        <w:rPr>
          <w:rFonts w:ascii="Georgia" w:hAnsi="Georgia"/>
          <w:sz w:val="22"/>
          <w:szCs w:val="22"/>
        </w:rPr>
        <w:t xml:space="preserve"> induced in the loop between t=0.015 and t=0.</w:t>
      </w:r>
      <w:r w:rsidR="0064786C">
        <w:rPr>
          <w:rFonts w:ascii="Georgia" w:hAnsi="Georgia"/>
          <w:sz w:val="22"/>
          <w:szCs w:val="22"/>
        </w:rPr>
        <w:t>03 s</w:t>
      </w:r>
      <w:r w:rsidR="00EB67DA">
        <w:rPr>
          <w:rFonts w:ascii="Georgia" w:hAnsi="Georgia"/>
          <w:sz w:val="22"/>
          <w:szCs w:val="22"/>
        </w:rPr>
        <w:t xml:space="preserve">. </w:t>
      </w:r>
      <w:r w:rsidR="0064786C">
        <w:rPr>
          <w:rFonts w:ascii="Georgia" w:hAnsi="Georgia"/>
          <w:sz w:val="22"/>
          <w:szCs w:val="22"/>
        </w:rPr>
        <w:t>(7 marks)</w:t>
      </w:r>
    </w:p>
    <w:p w:rsidR="00C16598" w:rsidRPr="00657115" w:rsidRDefault="00C16598" w:rsidP="00F45D0D">
      <w:pPr>
        <w:tabs>
          <w:tab w:val="left" w:pos="7260"/>
        </w:tabs>
        <w:jc w:val="center"/>
        <w:rPr>
          <w:rFonts w:ascii="Georgia" w:hAnsi="Georgia"/>
          <w:sz w:val="22"/>
          <w:szCs w:val="22"/>
        </w:rPr>
      </w:pPr>
    </w:p>
    <w:p w:rsidR="00C16598" w:rsidRPr="00657115" w:rsidRDefault="00A96B08" w:rsidP="00F45D0D">
      <w:pPr>
        <w:tabs>
          <w:tab w:val="left" w:pos="7260"/>
        </w:tabs>
        <w:jc w:val="center"/>
        <w:rPr>
          <w:rFonts w:ascii="Georgia" w:hAnsi="Georgia"/>
          <w:sz w:val="22"/>
          <w:szCs w:val="22"/>
        </w:rPr>
      </w:pPr>
      <w:r>
        <w:rPr>
          <w:rFonts w:ascii="Georgia" w:hAnsi="Georgia"/>
          <w:noProof/>
          <w:sz w:val="22"/>
          <w:szCs w:val="22"/>
        </w:rPr>
        <mc:AlternateContent>
          <mc:Choice Requires="wps">
            <w:drawing>
              <wp:anchor distT="0" distB="0" distL="114300" distR="114300" simplePos="0" relativeHeight="252051456" behindDoc="0" locked="0" layoutInCell="1" allowOverlap="1" wp14:anchorId="7B16227D" wp14:editId="1B3621FA">
                <wp:simplePos x="0" y="0"/>
                <wp:positionH relativeFrom="column">
                  <wp:posOffset>5106670</wp:posOffset>
                </wp:positionH>
                <wp:positionV relativeFrom="paragraph">
                  <wp:posOffset>45085</wp:posOffset>
                </wp:positionV>
                <wp:extent cx="941070" cy="343535"/>
                <wp:effectExtent l="0" t="0" r="11430" b="18415"/>
                <wp:wrapNone/>
                <wp:docPr id="4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402.1pt;margin-top:3.55pt;width:74.1pt;height:27.0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" filled="f" strokecolor="black [3213]">
                <v:path arrowok="t"/>
              </v:rect>
            </w:pict>
          </mc:Fallback>
        </mc:AlternateContent>
      </w:r>
    </w:p>
    <w:p w:rsidR="00C16598" w:rsidRPr="00657115" w:rsidRDefault="00C16598" w:rsidP="00F45D0D">
      <w:pPr>
        <w:tabs>
          <w:tab w:val="left" w:pos="7260"/>
        </w:tabs>
        <w:jc w:val="center"/>
        <w:rPr>
          <w:rFonts w:ascii="Georgia" w:hAnsi="Georgia"/>
          <w:sz w:val="22"/>
          <w:szCs w:val="22"/>
        </w:rPr>
      </w:pPr>
    </w:p>
    <w:p w:rsidR="00C16598" w:rsidRDefault="00C16598" w:rsidP="00F45D0D">
      <w:pPr>
        <w:tabs>
          <w:tab w:val="left" w:pos="7260"/>
        </w:tabs>
        <w:jc w:val="center"/>
        <w:rPr>
          <w:rFonts w:ascii="Georgia" w:hAnsi="Georgia"/>
          <w:sz w:val="22"/>
          <w:szCs w:val="22"/>
        </w:rPr>
      </w:pPr>
    </w:p>
    <w:p w:rsidR="005E2CF7" w:rsidRDefault="005E2CF7" w:rsidP="00F45D0D">
      <w:pPr>
        <w:tabs>
          <w:tab w:val="left" w:pos="7260"/>
        </w:tabs>
        <w:jc w:val="center"/>
        <w:rPr>
          <w:rFonts w:ascii="Georgia" w:hAnsi="Georgia"/>
          <w:sz w:val="22"/>
          <w:szCs w:val="22"/>
        </w:rPr>
      </w:pPr>
    </w:p>
    <w:p w:rsidR="005E2CF7" w:rsidRDefault="005E2CF7" w:rsidP="00F45D0D">
      <w:pPr>
        <w:tabs>
          <w:tab w:val="left" w:pos="7260"/>
        </w:tabs>
        <w:jc w:val="center"/>
        <w:rPr>
          <w:rFonts w:ascii="Georgia" w:hAnsi="Georgia"/>
          <w:sz w:val="22"/>
          <w:szCs w:val="22"/>
        </w:rPr>
      </w:pPr>
    </w:p>
    <w:p w:rsidR="005E2CF7" w:rsidRDefault="005E2CF7" w:rsidP="00F45D0D">
      <w:pPr>
        <w:tabs>
          <w:tab w:val="left" w:pos="7260"/>
        </w:tabs>
        <w:jc w:val="center"/>
        <w:rPr>
          <w:rFonts w:ascii="Georgia" w:hAnsi="Georgia"/>
          <w:sz w:val="22"/>
          <w:szCs w:val="22"/>
        </w:rPr>
      </w:pPr>
    </w:p>
    <w:p w:rsidR="00C16598" w:rsidRPr="00657115" w:rsidRDefault="00C16598" w:rsidP="00BD2CB7">
      <w:pPr>
        <w:tabs>
          <w:tab w:val="left" w:pos="7260"/>
        </w:tabs>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C0591" w:rsidRDefault="00EB67DA" w:rsidP="002C7B3D">
      <w:pPr>
        <w:pStyle w:val="ListParagraph"/>
        <w:numPr>
          <w:ilvl w:val="0"/>
          <w:numId w:val="24"/>
        </w:numPr>
        <w:tabs>
          <w:tab w:val="left" w:pos="7260"/>
        </w:tabs>
        <w:rPr>
          <w:color w:val="000000"/>
        </w:rPr>
      </w:pPr>
      <w:r>
        <w:rPr>
          <w:color w:val="000000"/>
        </w:rPr>
        <w:t xml:space="preserve">The square loop in part b. is now replaced with an identical loop but made of non-conducting material, what effect will that have on the induced </w:t>
      </w:r>
      <w:proofErr w:type="spellStart"/>
      <w:r>
        <w:rPr>
          <w:color w:val="000000"/>
        </w:rPr>
        <w:t>emf</w:t>
      </w:r>
      <w:proofErr w:type="spellEnd"/>
      <w:r>
        <w:rPr>
          <w:color w:val="000000"/>
        </w:rPr>
        <w:t xml:space="preserve"> in the loop.</w:t>
      </w:r>
      <w:r w:rsidR="0064786C">
        <w:rPr>
          <w:color w:val="000000"/>
        </w:rPr>
        <w:t xml:space="preserve"> (3 marks)</w:t>
      </w:r>
    </w:p>
    <w:p w:rsidR="00C16598" w:rsidRPr="00657115" w:rsidRDefault="00C16598" w:rsidP="00F45D0D">
      <w:pPr>
        <w:tabs>
          <w:tab w:val="left" w:pos="7260"/>
        </w:tabs>
        <w:jc w:val="center"/>
        <w:rPr>
          <w:rFonts w:ascii="Georgia" w:hAnsi="Georgia"/>
          <w:sz w:val="22"/>
          <w:szCs w:val="22"/>
        </w:rPr>
      </w:pPr>
    </w:p>
    <w:p w:rsidR="00C16598" w:rsidRPr="00657115" w:rsidRDefault="0064786C" w:rsidP="00F45D0D">
      <w:pPr>
        <w:tabs>
          <w:tab w:val="left" w:pos="7260"/>
        </w:tabs>
        <w:jc w:val="center"/>
        <w:rPr>
          <w:rFonts w:ascii="Georgia" w:hAnsi="Georgia"/>
          <w:sz w:val="22"/>
          <w:szCs w:val="22"/>
        </w:rPr>
      </w:pPr>
      <w:r>
        <w:rPr>
          <w:rFonts w:ascii="Georgia" w:hAnsi="Georgia"/>
          <w:noProof/>
          <w:sz w:val="22"/>
          <w:szCs w:val="22"/>
        </w:rPr>
        <mc:AlternateContent>
          <mc:Choice Requires="wps">
            <w:drawing>
              <wp:anchor distT="0" distB="0" distL="114300" distR="114300" simplePos="0" relativeHeight="252299264" behindDoc="0" locked="0" layoutInCell="1" allowOverlap="1" wp14:anchorId="06C2445F" wp14:editId="65C5AE1A">
                <wp:simplePos x="0" y="0"/>
                <wp:positionH relativeFrom="column">
                  <wp:posOffset>5108575</wp:posOffset>
                </wp:positionH>
                <wp:positionV relativeFrom="paragraph">
                  <wp:posOffset>130810</wp:posOffset>
                </wp:positionV>
                <wp:extent cx="941070" cy="343535"/>
                <wp:effectExtent l="0" t="0" r="11430" b="18415"/>
                <wp:wrapNone/>
                <wp:docPr id="37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402.25pt;margin-top:10.3pt;width:74.1pt;height:27.05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" filled="f" strokecolor="black [3213]">
                <v:path arrowok="t"/>
              </v:rect>
            </w:pict>
          </mc:Fallback>
        </mc:AlternateContent>
      </w: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EB67DA" w:rsidRDefault="00EB67DA" w:rsidP="00124535">
      <w:pPr>
        <w:tabs>
          <w:tab w:val="center" w:pos="4724"/>
          <w:tab w:val="left" w:pos="7260"/>
          <w:tab w:val="left" w:pos="8389"/>
        </w:tabs>
        <w:rPr>
          <w:rFonts w:ascii="Georgia" w:hAnsi="Georgia"/>
          <w:sz w:val="22"/>
          <w:szCs w:val="22"/>
        </w:rPr>
      </w:pPr>
    </w:p>
    <w:p w:rsidR="00EB67DA" w:rsidRDefault="00EB67DA" w:rsidP="00124535">
      <w:pPr>
        <w:tabs>
          <w:tab w:val="center" w:pos="4724"/>
          <w:tab w:val="left" w:pos="7260"/>
          <w:tab w:val="left" w:pos="8389"/>
        </w:tabs>
        <w:rPr>
          <w:rFonts w:ascii="Georgia" w:hAnsi="Georgia"/>
          <w:sz w:val="22"/>
          <w:szCs w:val="22"/>
        </w:rPr>
      </w:pPr>
    </w:p>
    <w:p w:rsidR="00EB67DA" w:rsidRDefault="00EB67DA" w:rsidP="00124535">
      <w:pPr>
        <w:tabs>
          <w:tab w:val="center" w:pos="4724"/>
          <w:tab w:val="left" w:pos="7260"/>
          <w:tab w:val="left" w:pos="8389"/>
        </w:tabs>
        <w:rPr>
          <w:rFonts w:ascii="Georgia" w:hAnsi="Georgia"/>
          <w:sz w:val="22"/>
          <w:szCs w:val="22"/>
        </w:rPr>
      </w:pPr>
    </w:p>
    <w:p w:rsidR="00EB67DA" w:rsidRDefault="00EB67DA" w:rsidP="00124535">
      <w:pPr>
        <w:tabs>
          <w:tab w:val="center" w:pos="4724"/>
          <w:tab w:val="left" w:pos="7260"/>
          <w:tab w:val="left" w:pos="8389"/>
        </w:tabs>
        <w:rPr>
          <w:rFonts w:ascii="Georgia" w:hAnsi="Georgia"/>
          <w:sz w:val="22"/>
          <w:szCs w:val="22"/>
        </w:rPr>
      </w:pPr>
    </w:p>
    <w:p w:rsidR="00EB67DA" w:rsidRDefault="00EB67DA" w:rsidP="00124535">
      <w:pPr>
        <w:tabs>
          <w:tab w:val="center" w:pos="4724"/>
          <w:tab w:val="left" w:pos="7260"/>
          <w:tab w:val="left" w:pos="8389"/>
        </w:tabs>
        <w:rPr>
          <w:rFonts w:ascii="Georgia" w:hAnsi="Georgia"/>
          <w:sz w:val="22"/>
          <w:szCs w:val="22"/>
        </w:rPr>
      </w:pPr>
    </w:p>
    <w:p w:rsidR="00C16598" w:rsidRPr="00EB67DA" w:rsidRDefault="00EB67DA" w:rsidP="00EB67DA">
      <w:pPr>
        <w:pStyle w:val="ListParagraph"/>
        <w:numPr>
          <w:ilvl w:val="0"/>
          <w:numId w:val="24"/>
        </w:numPr>
        <w:tabs>
          <w:tab w:val="center" w:pos="4724"/>
          <w:tab w:val="left" w:pos="7260"/>
          <w:tab w:val="left" w:pos="8389"/>
        </w:tabs>
        <w:rPr>
          <w:rFonts w:ascii="Georgia" w:hAnsi="Georgia"/>
          <w:sz w:val="22"/>
          <w:szCs w:val="22"/>
        </w:rPr>
      </w:pPr>
      <w:r>
        <w:rPr>
          <w:rFonts w:ascii="Georgia" w:hAnsi="Georgia"/>
          <w:sz w:val="22"/>
          <w:szCs w:val="22"/>
        </w:rPr>
        <w:t xml:space="preserve">For </w:t>
      </w:r>
      <w:r w:rsidR="0064786C">
        <w:rPr>
          <w:rFonts w:ascii="Georgia" w:hAnsi="Georgia"/>
          <w:sz w:val="22"/>
          <w:szCs w:val="22"/>
        </w:rPr>
        <w:t>part a</w:t>
      </w:r>
      <w:r>
        <w:rPr>
          <w:rFonts w:ascii="Georgia" w:hAnsi="Georgia"/>
          <w:sz w:val="22"/>
          <w:szCs w:val="22"/>
        </w:rPr>
        <w:t>, if the solenoid was tightly wound</w:t>
      </w:r>
      <w:r w:rsidR="00645F56">
        <w:rPr>
          <w:rFonts w:ascii="Georgia" w:hAnsi="Georgia"/>
          <w:sz w:val="22"/>
          <w:szCs w:val="22"/>
        </w:rPr>
        <w:t xml:space="preserve"> (and properly insulated)</w:t>
      </w:r>
      <w:r>
        <w:rPr>
          <w:rFonts w:ascii="Georgia" w:hAnsi="Georgia"/>
          <w:sz w:val="22"/>
          <w:szCs w:val="22"/>
        </w:rPr>
        <w:t>, with no space between turns, what would the resistivity of the material it is made from be?</w:t>
      </w:r>
      <w:r w:rsidR="0064786C">
        <w:rPr>
          <w:rFonts w:ascii="Georgia" w:hAnsi="Georgia"/>
          <w:sz w:val="22"/>
          <w:szCs w:val="22"/>
        </w:rPr>
        <w:t xml:space="preserve"> (5 marks)</w:t>
      </w:r>
      <w:r w:rsidR="00124535" w:rsidRPr="00EB67DA">
        <w:rPr>
          <w:rFonts w:ascii="Georgia" w:hAnsi="Georgia"/>
          <w:sz w:val="22"/>
          <w:szCs w:val="22"/>
        </w:rPr>
        <w:tab/>
      </w:r>
      <w:r w:rsidR="00124535" w:rsidRPr="00EB67DA">
        <w:rPr>
          <w:rFonts w:ascii="Georgia" w:hAnsi="Georgia"/>
          <w:sz w:val="22"/>
          <w:szCs w:val="22"/>
        </w:rPr>
        <w:tab/>
      </w:r>
      <w:r w:rsidR="00124535" w:rsidRPr="00EB67DA">
        <w:rPr>
          <w:rFonts w:ascii="Georgia" w:hAnsi="Georgia"/>
          <w:sz w:val="22"/>
          <w:szCs w:val="22"/>
        </w:rPr>
        <w:tab/>
      </w:r>
      <w:r w:rsidR="00124535" w:rsidRPr="00EB67DA">
        <w:rPr>
          <w:rFonts w:ascii="Georgia" w:hAnsi="Georgia"/>
          <w:sz w:val="22"/>
          <w:szCs w:val="22"/>
        </w:rPr>
        <w:tab/>
      </w:r>
      <w:r w:rsidR="00124535" w:rsidRPr="00EB67DA">
        <w:rPr>
          <w:rFonts w:ascii="Georgia" w:hAnsi="Georgia"/>
          <w:sz w:val="22"/>
          <w:szCs w:val="22"/>
        </w:rPr>
        <w:tab/>
      </w:r>
      <w:r w:rsidR="00124535" w:rsidRPr="00EB67DA">
        <w:rPr>
          <w:rFonts w:ascii="Georgia" w:hAnsi="Georgia"/>
          <w:sz w:val="22"/>
          <w:szCs w:val="22"/>
        </w:rPr>
        <w:tab/>
      </w:r>
    </w:p>
    <w:p w:rsidR="00124535" w:rsidRDefault="0064786C" w:rsidP="00124535">
      <w:pPr>
        <w:tabs>
          <w:tab w:val="center" w:pos="4724"/>
          <w:tab w:val="left" w:pos="7260"/>
          <w:tab w:val="left" w:pos="8389"/>
        </w:tabs>
        <w:rPr>
          <w:rFonts w:ascii="Georgia" w:hAnsi="Georgia"/>
          <w:sz w:val="22"/>
          <w:szCs w:val="22"/>
        </w:rPr>
      </w:pPr>
      <w:r>
        <w:rPr>
          <w:rFonts w:ascii="Georgia" w:hAnsi="Georgia"/>
          <w:noProof/>
          <w:sz w:val="22"/>
          <w:szCs w:val="22"/>
        </w:rPr>
        <mc:AlternateContent>
          <mc:Choice Requires="wps">
            <w:drawing>
              <wp:anchor distT="0" distB="0" distL="114300" distR="114300" simplePos="0" relativeHeight="252301312" behindDoc="0" locked="0" layoutInCell="1" allowOverlap="1" wp14:anchorId="6BB5011F" wp14:editId="19F8EEC3">
                <wp:simplePos x="0" y="0"/>
                <wp:positionH relativeFrom="column">
                  <wp:posOffset>5060950</wp:posOffset>
                </wp:positionH>
                <wp:positionV relativeFrom="paragraph">
                  <wp:posOffset>42545</wp:posOffset>
                </wp:positionV>
                <wp:extent cx="941070" cy="343535"/>
                <wp:effectExtent l="0" t="0" r="11430" b="18415"/>
                <wp:wrapNone/>
                <wp:docPr id="37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98.5pt;margin-top:3.35pt;width:74.1pt;height:27.0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" filled="f" strokecolor="black [3213]">
                <v:path arrowok="t"/>
              </v:rect>
            </w:pict>
          </mc:Fallback>
        </mc:AlternateContent>
      </w:r>
    </w:p>
    <w:p w:rsidR="00124535" w:rsidRPr="00657115" w:rsidRDefault="00124535" w:rsidP="00124535">
      <w:pPr>
        <w:tabs>
          <w:tab w:val="center" w:pos="4724"/>
          <w:tab w:val="left" w:pos="7260"/>
          <w:tab w:val="left" w:pos="8389"/>
        </w:tabs>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C16598" w:rsidRPr="00657115" w:rsidRDefault="00C16598" w:rsidP="00F45D0D">
      <w:pPr>
        <w:tabs>
          <w:tab w:val="left" w:pos="7260"/>
        </w:tabs>
        <w:jc w:val="center"/>
        <w:rPr>
          <w:rFonts w:ascii="Georgia" w:hAnsi="Georgia"/>
          <w:sz w:val="22"/>
          <w:szCs w:val="22"/>
        </w:rPr>
      </w:pPr>
    </w:p>
    <w:p w:rsidR="00EB67DA" w:rsidRDefault="00EB67DA" w:rsidP="00B7124E">
      <w:pPr>
        <w:tabs>
          <w:tab w:val="left" w:pos="7260"/>
        </w:tabs>
        <w:rPr>
          <w:b/>
          <w:bCs/>
          <w:noProof/>
          <w:sz w:val="28"/>
          <w:szCs w:val="28"/>
          <w:u w:val="single"/>
          <w:lang w:val="en-CA" w:eastAsia="en-CA"/>
        </w:rPr>
      </w:pPr>
    </w:p>
    <w:p w:rsidR="00D03154" w:rsidRDefault="00D03154" w:rsidP="00B7124E">
      <w:pPr>
        <w:tabs>
          <w:tab w:val="left" w:pos="7260"/>
        </w:tabs>
        <w:rPr>
          <w:b/>
          <w:bCs/>
          <w:noProof/>
          <w:sz w:val="28"/>
          <w:szCs w:val="28"/>
          <w:u w:val="single"/>
          <w:lang w:val="en-CA" w:eastAsia="en-CA"/>
        </w:rPr>
      </w:pPr>
    </w:p>
    <w:p w:rsidR="004F389A" w:rsidRDefault="00C948A0" w:rsidP="00B7124E">
      <w:pPr>
        <w:tabs>
          <w:tab w:val="left" w:pos="7260"/>
        </w:tabs>
        <w:rPr>
          <w:b/>
          <w:bCs/>
          <w:noProof/>
          <w:sz w:val="28"/>
          <w:szCs w:val="28"/>
          <w:u w:val="single"/>
          <w:lang w:val="en-CA" w:eastAsia="en-CA"/>
        </w:rPr>
      </w:pPr>
      <w:r>
        <w:rPr>
          <w:b/>
          <w:bCs/>
          <w:noProof/>
          <w:sz w:val="28"/>
          <w:szCs w:val="28"/>
          <w:u w:val="single"/>
        </w:rPr>
        <w:lastRenderedPageBreak/>
        <mc:AlternateContent>
          <mc:Choice Requires="wpg">
            <w:drawing>
              <wp:anchor distT="0" distB="0" distL="114300" distR="114300" simplePos="0" relativeHeight="252338176" behindDoc="0" locked="0" layoutInCell="1" allowOverlap="1" wp14:anchorId="64138038" wp14:editId="5B2AD5B5">
                <wp:simplePos x="0" y="0"/>
                <wp:positionH relativeFrom="column">
                  <wp:posOffset>3265445</wp:posOffset>
                </wp:positionH>
                <wp:positionV relativeFrom="paragraph">
                  <wp:posOffset>199561</wp:posOffset>
                </wp:positionV>
                <wp:extent cx="2880000" cy="2141855"/>
                <wp:effectExtent l="0" t="0" r="73025" b="10795"/>
                <wp:wrapNone/>
                <wp:docPr id="432" name="Group 432"/>
                <wp:cNvGraphicFramePr/>
                <a:graphic xmlns:a="http://schemas.openxmlformats.org/drawingml/2006/main">
                  <a:graphicData uri="http://schemas.microsoft.com/office/word/2010/wordprocessingGroup">
                    <wpg:wgp>
                      <wpg:cNvGrpSpPr/>
                      <wpg:grpSpPr>
                        <a:xfrm>
                          <a:off x="0" y="0"/>
                          <a:ext cx="2880000" cy="2141855"/>
                          <a:chOff x="-81886" y="0"/>
                          <a:chExt cx="3125488" cy="2142147"/>
                        </a:xfrm>
                      </wpg:grpSpPr>
                      <wpg:grpSp>
                        <wpg:cNvPr id="425" name="Group 425"/>
                        <wpg:cNvGrpSpPr/>
                        <wpg:grpSpPr>
                          <a:xfrm>
                            <a:off x="825690" y="116006"/>
                            <a:ext cx="2217912" cy="2026141"/>
                            <a:chOff x="54590" y="470821"/>
                            <a:chExt cx="2217912" cy="2026141"/>
                          </a:xfrm>
                        </wpg:grpSpPr>
                        <wpg:grpSp>
                          <wpg:cNvPr id="387" name="Group 387"/>
                          <wpg:cNvGrpSpPr/>
                          <wpg:grpSpPr>
                            <a:xfrm>
                              <a:off x="313898" y="825689"/>
                              <a:ext cx="1384670" cy="163773"/>
                              <a:chOff x="0" y="0"/>
                              <a:chExt cx="1384670" cy="163773"/>
                            </a:xfrm>
                          </wpg:grpSpPr>
                          <wps:wsp>
                            <wps:cNvPr id="379" name="Flowchart: Summing Junction 379"/>
                            <wps:cNvSpPr/>
                            <wps:spPr>
                              <a:xfrm>
                                <a:off x="0" y="0"/>
                                <a:ext cx="163773" cy="163773"/>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Flowchart: Summing Junction 380"/>
                            <wps:cNvSpPr/>
                            <wps:spPr>
                              <a:xfrm>
                                <a:off x="238836"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Flowchart: Summing Junction 381"/>
                            <wps:cNvSpPr/>
                            <wps:spPr>
                              <a:xfrm>
                                <a:off x="491320"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2" name="Flowchart: Summing Junction 382"/>
                            <wps:cNvSpPr/>
                            <wps:spPr>
                              <a:xfrm>
                                <a:off x="736979"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Flowchart: Summing Junction 383"/>
                            <wps:cNvSpPr/>
                            <wps:spPr>
                              <a:xfrm>
                                <a:off x="97581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 name="Flowchart: Summing Junction 384"/>
                            <wps:cNvSpPr/>
                            <wps:spPr>
                              <a:xfrm>
                                <a:off x="122147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8" name="Group 388"/>
                          <wpg:cNvGrpSpPr/>
                          <wpg:grpSpPr>
                            <a:xfrm>
                              <a:off x="313898" y="1098645"/>
                              <a:ext cx="1384300" cy="163195"/>
                              <a:chOff x="0" y="0"/>
                              <a:chExt cx="1384670" cy="163773"/>
                            </a:xfrm>
                          </wpg:grpSpPr>
                          <wps:wsp>
                            <wps:cNvPr id="389" name="Flowchart: Summing Junction 389"/>
                            <wps:cNvSpPr/>
                            <wps:spPr>
                              <a:xfrm>
                                <a:off x="0" y="0"/>
                                <a:ext cx="163773" cy="163773"/>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Flowchart: Summing Junction 390"/>
                            <wps:cNvSpPr/>
                            <wps:spPr>
                              <a:xfrm>
                                <a:off x="238836"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 name="Flowchart: Summing Junction 391"/>
                            <wps:cNvSpPr/>
                            <wps:spPr>
                              <a:xfrm>
                                <a:off x="491320"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 name="Flowchart: Summing Junction 392"/>
                            <wps:cNvSpPr/>
                            <wps:spPr>
                              <a:xfrm>
                                <a:off x="736979"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Flowchart: Summing Junction 393"/>
                            <wps:cNvSpPr/>
                            <wps:spPr>
                              <a:xfrm>
                                <a:off x="97581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 name="Flowchart: Summing Junction 394"/>
                            <wps:cNvSpPr/>
                            <wps:spPr>
                              <a:xfrm>
                                <a:off x="122147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5" name="Group 395"/>
                          <wpg:cNvGrpSpPr/>
                          <wpg:grpSpPr>
                            <a:xfrm>
                              <a:off x="320722" y="1999397"/>
                              <a:ext cx="1384300" cy="163195"/>
                              <a:chOff x="0" y="0"/>
                              <a:chExt cx="1384670" cy="163773"/>
                            </a:xfrm>
                          </wpg:grpSpPr>
                          <wps:wsp>
                            <wps:cNvPr id="396" name="Flowchart: Summing Junction 396"/>
                            <wps:cNvSpPr/>
                            <wps:spPr>
                              <a:xfrm>
                                <a:off x="0" y="0"/>
                                <a:ext cx="163773" cy="163773"/>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7" name="Flowchart: Summing Junction 397"/>
                            <wps:cNvSpPr/>
                            <wps:spPr>
                              <a:xfrm>
                                <a:off x="238836"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 name="Flowchart: Summing Junction 398"/>
                            <wps:cNvSpPr/>
                            <wps:spPr>
                              <a:xfrm>
                                <a:off x="491320"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 name="Flowchart: Summing Junction 399"/>
                            <wps:cNvSpPr/>
                            <wps:spPr>
                              <a:xfrm>
                                <a:off x="736979"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 name="Flowchart: Summing Junction 400"/>
                            <wps:cNvSpPr/>
                            <wps:spPr>
                              <a:xfrm>
                                <a:off x="97581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1" name="Flowchart: Summing Junction 401"/>
                            <wps:cNvSpPr/>
                            <wps:spPr>
                              <a:xfrm>
                                <a:off x="122147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02" name="Group 402"/>
                          <wpg:cNvGrpSpPr/>
                          <wpg:grpSpPr>
                            <a:xfrm>
                              <a:off x="307074" y="1405719"/>
                              <a:ext cx="1384300" cy="163195"/>
                              <a:chOff x="0" y="0"/>
                              <a:chExt cx="1384670" cy="163773"/>
                            </a:xfrm>
                          </wpg:grpSpPr>
                          <wps:wsp>
                            <wps:cNvPr id="403" name="Flowchart: Summing Junction 403"/>
                            <wps:cNvSpPr/>
                            <wps:spPr>
                              <a:xfrm>
                                <a:off x="0" y="0"/>
                                <a:ext cx="163773" cy="163773"/>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 name="Flowchart: Summing Junction 404"/>
                            <wps:cNvSpPr/>
                            <wps:spPr>
                              <a:xfrm>
                                <a:off x="238836"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 name="Flowchart: Summing Junction 405"/>
                            <wps:cNvSpPr/>
                            <wps:spPr>
                              <a:xfrm>
                                <a:off x="491320"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 name="Flowchart: Summing Junction 406"/>
                            <wps:cNvSpPr/>
                            <wps:spPr>
                              <a:xfrm>
                                <a:off x="736979"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 name="Flowchart: Summing Junction 407"/>
                            <wps:cNvSpPr/>
                            <wps:spPr>
                              <a:xfrm>
                                <a:off x="97581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 name="Flowchart: Summing Junction 408"/>
                            <wps:cNvSpPr/>
                            <wps:spPr>
                              <a:xfrm>
                                <a:off x="122147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09" name="Group 409"/>
                          <wpg:cNvGrpSpPr/>
                          <wpg:grpSpPr>
                            <a:xfrm>
                              <a:off x="313898" y="2333767"/>
                              <a:ext cx="1384300" cy="163195"/>
                              <a:chOff x="0" y="0"/>
                              <a:chExt cx="1384670" cy="163773"/>
                            </a:xfrm>
                          </wpg:grpSpPr>
                          <wps:wsp>
                            <wps:cNvPr id="410" name="Flowchart: Summing Junction 410"/>
                            <wps:cNvSpPr/>
                            <wps:spPr>
                              <a:xfrm>
                                <a:off x="0" y="0"/>
                                <a:ext cx="163773" cy="163773"/>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 name="Flowchart: Summing Junction 411"/>
                            <wps:cNvSpPr/>
                            <wps:spPr>
                              <a:xfrm>
                                <a:off x="238836"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Flowchart: Summing Junction 412"/>
                            <wps:cNvSpPr/>
                            <wps:spPr>
                              <a:xfrm>
                                <a:off x="491320"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 name="Flowchart: Summing Junction 413"/>
                            <wps:cNvSpPr/>
                            <wps:spPr>
                              <a:xfrm>
                                <a:off x="736979"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4" name="Flowchart: Summing Junction 414"/>
                            <wps:cNvSpPr/>
                            <wps:spPr>
                              <a:xfrm>
                                <a:off x="97581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5" name="Flowchart: Summing Junction 415"/>
                            <wps:cNvSpPr/>
                            <wps:spPr>
                              <a:xfrm>
                                <a:off x="122147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16" name="Group 416"/>
                          <wpg:cNvGrpSpPr/>
                          <wpg:grpSpPr>
                            <a:xfrm>
                              <a:off x="307074" y="1685498"/>
                              <a:ext cx="1384300" cy="163195"/>
                              <a:chOff x="0" y="0"/>
                              <a:chExt cx="1384670" cy="163773"/>
                            </a:xfrm>
                          </wpg:grpSpPr>
                          <wps:wsp>
                            <wps:cNvPr id="417" name="Flowchart: Summing Junction 417"/>
                            <wps:cNvSpPr/>
                            <wps:spPr>
                              <a:xfrm>
                                <a:off x="0" y="0"/>
                                <a:ext cx="163773" cy="163773"/>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 name="Flowchart: Summing Junction 418"/>
                            <wps:cNvSpPr/>
                            <wps:spPr>
                              <a:xfrm>
                                <a:off x="238836"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 name="Flowchart: Summing Junction 419"/>
                            <wps:cNvSpPr/>
                            <wps:spPr>
                              <a:xfrm>
                                <a:off x="491320"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 name="Flowchart: Summing Junction 420"/>
                            <wps:cNvSpPr/>
                            <wps:spPr>
                              <a:xfrm>
                                <a:off x="736979"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 name="Flowchart: Summing Junction 421"/>
                            <wps:cNvSpPr/>
                            <wps:spPr>
                              <a:xfrm>
                                <a:off x="97581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 name="Flowchart: Summing Junction 422"/>
                            <wps:cNvSpPr/>
                            <wps:spPr>
                              <a:xfrm>
                                <a:off x="1221475" y="0"/>
                                <a:ext cx="163195" cy="163195"/>
                              </a:xfrm>
                              <a:prstGeom prst="flowChartSummingJunction">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23" name="Straight Arrow Connector 423"/>
                          <wps:cNvCnPr/>
                          <wps:spPr>
                            <a:xfrm flipV="1">
                              <a:off x="75035" y="470821"/>
                              <a:ext cx="0" cy="173924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24" name="Straight Arrow Connector 424"/>
                          <wps:cNvCnPr/>
                          <wps:spPr>
                            <a:xfrm>
                              <a:off x="54590" y="2210937"/>
                              <a:ext cx="221791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427" name="Text Box 2"/>
                        <wps:cNvSpPr txBox="1">
                          <a:spLocks noChangeArrowheads="1"/>
                        </wps:cNvSpPr>
                        <wps:spPr bwMode="auto">
                          <a:xfrm>
                            <a:off x="607326" y="0"/>
                            <a:ext cx="279779" cy="272955"/>
                          </a:xfrm>
                          <a:prstGeom prst="rect">
                            <a:avLst/>
                          </a:prstGeom>
                          <a:noFill/>
                          <a:ln w="9525">
                            <a:noFill/>
                            <a:miter lim="800000"/>
                            <a:headEnd/>
                            <a:tailEnd/>
                          </a:ln>
                        </wps:spPr>
                        <wps:txbx>
                          <w:txbxContent>
                            <w:p w:rsidR="002D26FD" w:rsidRDefault="002D26FD" w:rsidP="002D26FD">
                              <w:proofErr w:type="gramStart"/>
                              <w:r>
                                <w:t>z</w:t>
                              </w:r>
                              <w:proofErr w:type="gramEnd"/>
                            </w:p>
                          </w:txbxContent>
                        </wps:txbx>
                        <wps:bodyPr rot="0" vert="horz" wrap="square" lIns="91440" tIns="45720" rIns="91440" bIns="45720" anchor="t" anchorCtr="0">
                          <a:spAutoFit/>
                        </wps:bodyPr>
                      </wps:wsp>
                      <wps:wsp>
                        <wps:cNvPr id="428" name="Text Box 2"/>
                        <wps:cNvSpPr txBox="1">
                          <a:spLocks noChangeArrowheads="1"/>
                        </wps:cNvSpPr>
                        <wps:spPr bwMode="auto">
                          <a:xfrm>
                            <a:off x="-81886" y="1262244"/>
                            <a:ext cx="307074" cy="272956"/>
                          </a:xfrm>
                          <a:prstGeom prst="rect">
                            <a:avLst/>
                          </a:prstGeom>
                          <a:noFill/>
                          <a:ln w="9525">
                            <a:noFill/>
                            <a:miter lim="800000"/>
                            <a:headEnd/>
                            <a:tailEnd/>
                          </a:ln>
                        </wps:spPr>
                        <wps:txbx>
                          <w:txbxContent>
                            <w:p w:rsidR="00B35B24" w:rsidRDefault="00B35B24">
                              <w:proofErr w:type="gramStart"/>
                              <w:r>
                                <w:t>e</w:t>
                              </w:r>
                              <w:proofErr w:type="gramEnd"/>
                            </w:p>
                          </w:txbxContent>
                        </wps:txbx>
                        <wps:bodyPr rot="0" vert="horz" wrap="square" lIns="91440" tIns="45720" rIns="91440" bIns="45720" anchor="t" anchorCtr="0">
                          <a:spAutoFit/>
                        </wps:bodyPr>
                      </wps:wsp>
                      <wps:wsp>
                        <wps:cNvPr id="429" name="Straight Arrow Connector 429"/>
                        <wps:cNvCnPr/>
                        <wps:spPr>
                          <a:xfrm>
                            <a:off x="162924" y="1405720"/>
                            <a:ext cx="54696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30" name="Text Box 2"/>
                        <wps:cNvSpPr txBox="1">
                          <a:spLocks noChangeArrowheads="1"/>
                        </wps:cNvSpPr>
                        <wps:spPr bwMode="auto">
                          <a:xfrm>
                            <a:off x="300281" y="1192703"/>
                            <a:ext cx="307075" cy="272955"/>
                          </a:xfrm>
                          <a:prstGeom prst="rect">
                            <a:avLst/>
                          </a:prstGeom>
                          <a:noFill/>
                          <a:ln w="9525">
                            <a:noFill/>
                            <a:miter lim="800000"/>
                            <a:headEnd/>
                            <a:tailEnd/>
                          </a:ln>
                        </wps:spPr>
                        <wps:txbx>
                          <w:txbxContent>
                            <w:p w:rsidR="00B35B24" w:rsidRDefault="00B35B24" w:rsidP="00B35B24">
                              <w:proofErr w:type="gramStart"/>
                              <w:r>
                                <w:t>v</w:t>
                              </w:r>
                              <w:proofErr w:type="gramEnd"/>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id="Group 432" o:spid="_x0000_s1110" style="position:absolute;margin-left:257.1pt;margin-top:15.7pt;width:226.75pt;height:168.65pt;z-index:252338176;mso-width-relative:margin" coordorigin="-818" coordsize="31254,21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">
                <v:group id="Group 425" o:spid="_x0000_s1111" style="position:absolute;left:8256;top:1160;width:22180;height:20261" coordorigin="545,4708" coordsize="22179,202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group id="Group 387" o:spid="_x0000_s1112" style="position:absolute;left:3138;top:8256;width:13847;height:1638" coordsize="13846,1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Dpvk8YAAADcAAAADwAAAGRycy9kb3ducmV2LnhtbESPQWvCQBSE7wX/w/KE&#10;3uomSltJ3YQgtvQgQlWQ3h7ZZxKSfRuy2yT++25B6HGYmW+YTTaZVgzUu9qygngRgSAurK65VHA+&#10;vT+tQTiPrLG1TApu5CBLZw8bTLQd+YuGoy9FgLBLUEHlfZdI6YqKDLqF7YiDd7W9QR9kX0rd4xjg&#10;ppXLKHqRBmsOCxV2tK2oaI4/RsHHiGO+infDvrlub9+n58NlH5NSj/MpfwPhafL/4Xv7UytYrV/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Om+TxgAAANwA&#10;AAAPAAAAAAAAAAAAAAAAAKoCAABkcnMvZG93bnJldi54bWxQSwUGAAAAAAQABAD6AAAAnQMAAAAA&#10;">
                    <v:shape id="Flowchart: Summing Junction 379" o:spid="_x0000_s1113" type="#_x0000_t123" style="position:absolute;width:1637;height:1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NdRMUA&#10;AADcAAAADwAAAGRycy9kb3ducmV2LnhtbESPT2vCQBTE70K/w/IKvTUbW7A2Zg0iFgtCaW0uuT2y&#10;z/wx+zZktxq/vSsUPA4z8xsmzUbTiRMNrrGsYBrFIIhLqxuuFOS/H89zEM4ja+wsk4ILOciWD5MU&#10;E23P/EOnva9EgLBLUEHtfZ9I6cqaDLrI9sTBO9jBoA9yqKQe8BzgppMvcTyTBhsOCzX2tK6pPO7/&#10;jAJsdy1+f813frulopCbnA/TjVJPj+NqAcLT6O/h//anVvD69g6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411ExQAAANwAAAAPAAAAAAAAAAAAAAAAAJgCAABkcnMv&#10;ZG93bnJldi54bWxQSwUGAAAAAAQABAD1AAAAigMAAAAA&#10;" filled="f" strokecolor="#243f60 [1604]" strokeweight=".5pt"/>
                    <v:shape id="Flowchart: Summing Junction 380" o:spid="_x0000_s1114" type="#_x0000_t123" style="position:absolute;left:238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yE/r0A&#10;AADcAAAADwAAAGRycy9kb3ducmV2LnhtbERPSwrCMBDdC94hjOBOUxWkVKOIKAqC+Nu4G5qxrTaT&#10;0kSttzcLweXj/afzxpTiRbUrLCsY9CMQxKnVBWcKLud1LwbhPLLG0jIp+JCD+azdmmKi7ZuP9Dr5&#10;TIQQdgkqyL2vEildmpNB17cVceButjboA6wzqWt8h3BTymEUjaXBgkNDjhUtc0ofp6dRgPfdHQ/7&#10;eOc3G7pe5erCt8FKqW6nWUxAeGr8X/xzb7WCURzmhzPhCMjZ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QyE/r0AAADcAAAADwAAAAAAAAAAAAAAAACYAgAAZHJzL2Rvd25yZXYu&#10;eG1sUEsFBgAAAAAEAAQA9QAAAIIDAAAAAA==&#10;" filled="f" strokecolor="#243f60 [1604]" strokeweight=".5pt"/>
                    <v:shape id="Flowchart: Summing Junction 381" o:spid="_x0000_s1115" type="#_x0000_t123" style="position:absolute;left:4913;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AhZcQA&#10;AADcAAAADwAAAGRycy9kb3ducmV2LnhtbESPzWrDMBCE74G+g9hAb4nsFIpxrYQSXFIwhDbNJbfF&#10;Wv/VWhlLid23jwqFHoeZ+YbJdrPpxY1G11pWEK8jEMSl1S3XCs5fb6sEhPPIGnvLpOCHHOy2D4sM&#10;U20n/qTbydciQNilqKDxfkildGVDBt3aDsTBq+xo0Ac51lKPOAW46eUmip6lwZbDQoMD7Rsqv09X&#10;owC7osOPY1L4w4EuF5mfuYpzpR6X8+sLCE+z/w//td+1gqckht8z4QjI7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AIWXEAAAA3AAAAA8AAAAAAAAAAAAAAAAAmAIAAGRycy9k&#10;b3ducmV2LnhtbFBLBQYAAAAABAAEAPUAAACJAwAAAAA=&#10;" filled="f" strokecolor="#243f60 [1604]" strokeweight=".5pt"/>
                    <v:shape id="Flowchart: Summing Junction 382" o:spid="_x0000_s1116" type="#_x0000_t123" style="position:absolute;left:7369;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K/EsMA&#10;AADcAAAADwAAAGRycy9kb3ducmV2LnhtbESPT4vCMBTE7wt+h/AEb2uqgpRqLCKKgiC76sXbo3n2&#10;j81LaaLWb2+EhT0OM/MbZp52phYPal1pWcFoGIEgzqwuOVdwPm2+YxDOI2usLZOCFzlIF72vOSba&#10;PvmXHkefiwBhl6CCwvsmkdJlBRl0Q9sQB+9qW4M+yDaXusVngJtajqNoKg2WHBYKbGhVUHY73o0C&#10;rPYV/hzivd9u6XKR6zNfR2ulBv1uOQPhqfP/4b/2TiuYxGP4nAlHQC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K/EsMAAADcAAAADwAAAAAAAAAAAAAAAACYAgAAZHJzL2Rv&#10;d25yZXYueG1sUEsFBgAAAAAEAAQA9QAAAIgDAAAAAA==&#10;" filled="f" strokecolor="#243f60 [1604]" strokeweight=".5pt"/>
                    <v:shape id="Flowchart: Summing Junction 383" o:spid="_x0000_s1117" type="#_x0000_t123" style="position:absolute;left:975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4aicQA&#10;AADcAAAADwAAAGRycy9kb3ducmV2LnhtbESPQWvCQBSE74L/YXlCb7qJQgmpq5QSsSAUjV68PbLP&#10;JDb7NmS3SfrvuwXB4zAz3zDr7Wga0VPnassK4kUEgriwuuZSweW8mycgnEfW2FgmBb/kYLuZTtaY&#10;ajvwifrclyJA2KWooPK+TaV0RUUG3cK2xMG72c6gD7Irpe5wCHDTyGUUvUqDNYeFClv6qKj4zn+M&#10;Arwf7nj8Sg5+v6frVWYXvsWZUi+z8f0NhKfRP8OP9qdWsEpW8H8mHA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eGonEAAAA3AAAAA8AAAAAAAAAAAAAAAAAmAIAAGRycy9k&#10;b3ducmV2LnhtbFBLBQYAAAAABAAEAPUAAACJAwAAAAA=&#10;" filled="f" strokecolor="#243f60 [1604]" strokeweight=".5pt"/>
                    <v:shape id="Flowchart: Summing Junction 384" o:spid="_x0000_s1118" type="#_x0000_t123" style="position:absolute;left:12214;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eC/cQA&#10;AADcAAAADwAAAGRycy9kb3ducmV2LnhtbESPS4vCQBCE74L/YWhhbzrRXSTEjCKiuCCIr4u3JtN5&#10;aKYnZGY1+++dhQWPRVV9RaWLztTiQa2rLCsYjyIQxJnVFRcKLufNMAbhPLLG2jIp+CUHi3m/l2Ki&#10;7ZOP9Dj5QgQIuwQVlN43iZQuK8mgG9mGOHi5bQ36INtC6hafAW5qOYmiqTRYcVgosaFVSdn99GMU&#10;4G13w8M+3vntlq5Xub5wPl4r9THoljMQnjr/Dv+3v7WCz/gL/s6EIy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3gv3EAAAA3AAAAA8AAAAAAAAAAAAAAAAAmAIAAGRycy9k&#10;b3ducmV2LnhtbFBLBQYAAAAABAAEAPUAAACJAwAAAAA=&#10;" filled="f" strokecolor="#243f60 [1604]" strokeweight=".5pt"/>
                  </v:group>
                  <v:group id="Group 388" o:spid="_x0000_s1119" style="position:absolute;left:3138;top:10986;width:13843;height:1632" coordsize="13846,1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shape id="Flowchart: Summing Junction 389" o:spid="_x0000_s1120" type="#_x0000_t123" style="position:absolute;width:1637;height:1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YtY8QA&#10;AADcAAAADwAAAGRycy9kb3ducmV2LnhtbESPS4vCQBCE74L/YegFbzpxBYnZjLKIi4Kw+Lp4azKd&#10;h5vpCZlR47/fEQSPRVV9RaWLztTiRq2rLCsYjyIQxJnVFRcKTsefYQzCeWSNtWVS8CAHi3m/l2Ki&#10;7Z33dDv4QgQIuwQVlN43iZQuK8mgG9mGOHi5bQ36INtC6hbvAW5q+RlFU2mw4rBQYkPLkrK/w9Uo&#10;wMv2grvfeOvXazqf5erE+Xil1OCj+/4C4anz7/CrvdEKJvEMnmfC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2LWPEAAAA3AAAAA8AAAAAAAAAAAAAAAAAmAIAAGRycy9k&#10;b3ducmV2LnhtbFBLBQYAAAAABAAEAPUAAACJAwAAAAA=&#10;" filled="f" strokecolor="#243f60 [1604]" strokeweight=".5pt"/>
                    <v:shape id="Flowchart: Summing Junction 390" o:spid="_x0000_s1121" type="#_x0000_t123" style="position:absolute;left:238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SI74A&#10;AADcAAAADwAAAGRycy9kb3ducmV2LnhtbERP3QoBQRS+V95hOsodsyixDElEKfm7cXfaOXaXnTPb&#10;zmC9vblQLr++/+m8NoV4UeVyywp63QgEcWJ1zqmCy3ndGYFwHlljYZkUfMjBfNZsTDHW9s1Hep18&#10;KkIIuxgVZN6XsZQuycig69qSOHA3Wxn0AVap1BW+Q7gpZD+KhtJgzqEhw5KWGSWP09MowPvujof9&#10;aOc3G7pe5erCt95KqXarXkxAeKr9X/xzb7WCwTjMD2fCEZCz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jVEiO+AAAA3AAAAA8AAAAAAAAAAAAAAAAAmAIAAGRycy9kb3ducmV2&#10;LnhtbFBLBQYAAAAABAAEAPUAAACDAwAAAAA=&#10;" filled="f" strokecolor="#243f60 [1604]" strokeweight=".5pt"/>
                    <v:shape id="Flowchart: Summing Junction 391" o:spid="_x0000_s1122" type="#_x0000_t123" style="position:absolute;left:4913;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m3uMQA&#10;AADcAAAADwAAAGRycy9kb3ducmV2LnhtbESPS4vCQBCE7wv+h6EXvK2TKIhmM8oiioIg6+Pircl0&#10;Hm6mJ2RGjf/eEYQ9FlX1FZXOO1OLG7WusqwgHkQgiDOrKy4UnI6rrwkI55E11pZJwYMczGe9jxQT&#10;be+8p9vBFyJA2CWooPS+SaR0WUkG3cA2xMHLbWvQB9kWUrd4D3BTy2EUjaXBisNCiQ0tSsr+Dlej&#10;AC/bC/7uJlu/XtP5LJcnzuOlUv3P7ucbhKfO/4ff7Y1WMJrG8DoTj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Zt7jEAAAA3AAAAA8AAAAAAAAAAAAAAAAAmAIAAGRycy9k&#10;b3ducmV2LnhtbFBLBQYAAAAABAAEAPUAAACJAwAAAAA=&#10;" filled="f" strokecolor="#243f60 [1604]" strokeweight=".5pt"/>
                    <v:shape id="Flowchart: Summing Junction 392" o:spid="_x0000_s1123" type="#_x0000_t123" style="position:absolute;left:7369;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spz8UA&#10;AADcAAAADwAAAGRycy9kb3ducmV2LnhtbESPT2vCQBTE74LfYXlCb3WjBUnTrKGIYiFQ2tRLbo/s&#10;M3+afRuyW43fvlsoeBxm5jdMmk2mFxcaXWtZwWoZgSCurG65VnD6OjzGIJxH1thbJgU3cpBt57MU&#10;E22v/EmXwtciQNglqKDxfkikdFVDBt3SDsTBO9vRoA9yrKUe8RrgppfrKNpIgy2HhQYH2jVUfRc/&#10;RgF2eYcf73Huj0cqS7k/8Xm1V+phMb2+gPA0+Xv4v/2mFTw9r+HvTDg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SynPxQAAANwAAAAPAAAAAAAAAAAAAAAAAJgCAABkcnMv&#10;ZG93bnJldi54bWxQSwUGAAAAAAQABAD1AAAAigMAAAAA&#10;" filled="f" strokecolor="#243f60 [1604]" strokeweight=".5pt"/>
                    <v:shape id="Flowchart: Summing Junction 393" o:spid="_x0000_s1124" type="#_x0000_t123" style="position:absolute;left:975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eMVMUA&#10;AADcAAAADwAAAGRycy9kb3ducmV2LnhtbESPT2vCQBTE74LfYXlCb3WjQknTrKGIxUKgtKmX3B7Z&#10;Z/40+zZkt5p++64geBxm5jdMmk2mF2caXWtZwWoZgSCurG65VnD8fnuMQTiPrLG3TAr+yEG2nc9S&#10;TLS98BedC1+LAGGXoILG+yGR0lUNGXRLOxAH72RHgz7IsZZ6xEuAm16uo+hJGmw5LDQ40K6h6qf4&#10;NQqwyzv8/IhzfzhQWcr9kU+rvVIPi+n1BYSnyd/Dt/a7VrB53sD1TDgCcvs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B4xUxQAAANwAAAAPAAAAAAAAAAAAAAAAAJgCAABkcnMv&#10;ZG93bnJldi54bWxQSwUGAAAAAAQABAD1AAAAigMAAAAA&#10;" filled="f" strokecolor="#243f60 [1604]" strokeweight=".5pt"/>
                    <v:shape id="Flowchart: Summing Junction 394" o:spid="_x0000_s1125" type="#_x0000_t123" style="position:absolute;left:12214;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UIMUA&#10;AADcAAAADwAAAGRycy9kb3ducmV2LnhtbESPT2vCQBTE70K/w/IKvTUbWyk2Zg0iFgtCaW0uuT2y&#10;z/wx+zZktxq/vSsUPA4z8xsmzUbTiRMNrrGsYBrFIIhLqxuuFOS/H89zEM4ja+wsk4ILOciWD5MU&#10;E23P/EOnva9EgLBLUEHtfZ9I6cqaDLrI9sTBO9jBoA9yqKQe8BzgppMvcfwmDTYcFmrsaV1Tedz/&#10;GQXY7lr8/prv/HZLRSE3OR+mG6WeHsfVAoSn0d/D/+1PreD1fQa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7hQgxQAAANwAAAAPAAAAAAAAAAAAAAAAAJgCAABkcnMv&#10;ZG93bnJldi54bWxQSwUGAAAAAAQABAD1AAAAigMAAAAA&#10;" filled="f" strokecolor="#243f60 [1604]" strokeweight=".5pt"/>
                  </v:group>
                  <v:group id="Group 395" o:spid="_x0000_s1126" style="position:absolute;left:3207;top:19993;width:13843;height:1632" coordsize="13846,1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3CosYAAADcAAAADwAAAGRycy9kb3ducmV2LnhtbESPQWvCQBSE7wX/w/IK&#10;3ppNlJSaZhWRKh5CoSqU3h7ZZxLMvg3ZbRL/fbdQ6HGYmW+YfDOZVgzUu8aygiSKQRCXVjdcKbic&#10;908vIJxH1thaJgV3crBZzx5yzLQd+YOGk69EgLDLUEHtfZdJ6cqaDLrIdsTBu9reoA+yr6TucQxw&#10;08pFHD9Lgw2HhRo72tVU3k7fRsFhxHG7TN6G4nbd3b/O6ftnkZBS88dp+wrC0+T/w3/to1awXKX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fcKixgAAANwA&#10;AAAPAAAAAAAAAAAAAAAAAKoCAABkcnMvZG93bnJldi54bWxQSwUGAAAAAAQABAD6AAAAnQMAAAAA&#10;">
                    <v:shape id="Flowchart: Summing Junction 396" o:spid="_x0000_s1127" type="#_x0000_t123" style="position:absolute;width:1637;height:1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AvzMIA&#10;AADcAAAADwAAAGRycy9kb3ducmV2LnhtbESPzarCMBSE94LvEI7gTlMVRKtRRBQF4eLfxt2hObbV&#10;5qQ0Uevb3wiCy2FmvmGm89oU4kmVyy0r6HUjEMSJ1TmnCs6ndWcEwnlkjYVlUvAmB/NZszHFWNsX&#10;H+h59KkIEHYxKsi8L2MpXZKRQde1JXHwrrYy6IOsUqkrfAW4KWQ/iobSYM5hIcOSlhkl9+PDKMDb&#10;7ob7v9HObzZ0ucjVma+9lVLtVr2YgPBU+1/4295qBYPxED5nwhGQs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cC/MwgAAANwAAAAPAAAAAAAAAAAAAAAAAJgCAABkcnMvZG93&#10;bnJldi54bWxQSwUGAAAAAAQABAD1AAAAhwMAAAAA&#10;" filled="f" strokecolor="#243f60 [1604]" strokeweight=".5pt"/>
                    <v:shape id="Flowchart: Summing Junction 397" o:spid="_x0000_s1128" type="#_x0000_t123" style="position:absolute;left:238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yKV8UA&#10;AADcAAAADwAAAGRycy9kb3ducmV2LnhtbESPT2vCQBTE70K/w/IKvTUbW7A2Zg0iFgtCaW0uuT2y&#10;z/wx+zZktxq/vSsUPA4z8xsmzUbTiRMNrrGsYBrFIIhLqxuuFOS/H89zEM4ja+wsk4ILOciWD5MU&#10;E23P/EOnva9EgLBLUEHtfZ9I6cqaDLrI9sTBO9jBoA9yqKQe8BzgppMvcTyTBhsOCzX2tK6pPO7/&#10;jAJsdy1+f813frulopCbnA/TjVJPj+NqAcLT6O/h//anVvD6/ga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PIpXxQAAANwAAAAPAAAAAAAAAAAAAAAAAJgCAABkcnMv&#10;ZG93bnJldi54bWxQSwUGAAAAAAQABAD1AAAAigMAAAAA&#10;" filled="f" strokecolor="#243f60 [1604]" strokeweight=".5pt"/>
                    <v:shape id="Flowchart: Summing Junction 398" o:spid="_x0000_s1129" type="#_x0000_t123" style="position:absolute;left:4913;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eJb4A&#10;AADcAAAADwAAAGRycy9kb3ducmV2LnhtbERP3QoBQRS+V95hOsodsyixDElEKfm7cXfaOXaXnTPb&#10;zmC9vblQLr++/+m8NoV4UeVyywp63QgEcWJ1zqmCy3ndGYFwHlljYZkUfMjBfNZsTDHW9s1Hep18&#10;KkIIuxgVZN6XsZQuycig69qSOHA3Wxn0AVap1BW+Q7gpZD+KhtJgzqEhw5KWGSWP09MowPvujof9&#10;aOc3G7pe5erCt95KqXarXkxAeKr9X/xzb7WCwTisDWfCEZCz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jHiW+AAAA3AAAAA8AAAAAAAAAAAAAAAAAmAIAAGRycy9kb3ducmV2&#10;LnhtbFBLBQYAAAAABAAEAPUAAACDAwAAAAA=&#10;" filled="f" strokecolor="#243f60 [1604]" strokeweight=".5pt"/>
                    <v:shape id="Flowchart: Summing Junction 399" o:spid="_x0000_s1130" type="#_x0000_t123" style="position:absolute;left:7369;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7vsQA&#10;AADcAAAADwAAAGRycy9kb3ducmV2LnhtbESPQYvCMBSE7wv+h/AEb2uqwqK1UUQUFwRZq5feHs2z&#10;rTYvpYna/fcbYcHjMDPfMMmyM7V4UOsqywpGwwgEcW51xYWC82n7OQXhPLLG2jIp+CUHy0XvI8FY&#10;2ycf6ZH6QgQIuxgVlN43sZQuL8mgG9qGOHgX2xr0QbaF1C0+A9zUchxFX9JgxWGhxIbWJeW39G4U&#10;4HV/xZ/DdO93O8oyuTnzZbRRatDvVnMQnjr/Dv+3v7WCyWwGrzPhCM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vu77EAAAA3AAAAA8AAAAAAAAAAAAAAAAAmAIAAGRycy9k&#10;b3ducmV2LnhtbFBLBQYAAAAABAAEAPUAAACJAwAAAAA=&#10;" filled="f" strokecolor="#243f60 [1604]" strokeweight=".5pt"/>
                    <v:shape id="Flowchart: Summing Junction 400" o:spid="_x0000_s1131" type="#_x0000_t123" style="position:absolute;left:975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VKwb0A&#10;AADcAAAADwAAAGRycy9kb3ducmV2LnhtbERPTwsBQRS/K99hesqNWZK0DElEKbFc3F47z+6y82bb&#10;Gaxvbw7K8dfv/2zRmFK8qHaFZQWDfgSCOLW64EzB5bzpTUA4j6yxtEwKPuRgMW+3Zhhr++YTvRKf&#10;iRDCLkYFufdVLKVLczLo+rYiDtzN1gZ9gHUmdY3vEG5KOYyisTRYcGjIsaJVTukjeRoFeN/f8XiY&#10;7P12S9erXF/4Nlgr1e00yykIT43/i3/unVYwisL8cCYcAT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0HVKwb0AAADcAAAADwAAAAAAAAAAAAAAAACYAgAAZHJzL2Rvd25yZXYu&#10;eG1sUEsFBgAAAAAEAAQA9QAAAIIDAAAAAA==&#10;" filled="f" strokecolor="#243f60 [1604]" strokeweight=".5pt"/>
                    <v:shape id="Flowchart: Summing Junction 401" o:spid="_x0000_s1132" type="#_x0000_t123" style="position:absolute;left:12214;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nvWsMA&#10;AADcAAAADwAAAGRycy9kb3ducmV2LnhtbESPQYvCMBSE74L/ITzBm027iEhtFBFFQZBd9eLt0Tzb&#10;avNSmqzWf2+EhT0OM/MNky06U4sHta6yrCCJYhDEudUVFwrOp81oCsJ5ZI21ZVLwIgeLeb+XYart&#10;k3/ocfSFCBB2KSoovW9SKV1ekkEX2YY4eFfbGvRBtoXULT4D3NTyK44n0mDFYaHEhlYl5ffjr1GA&#10;t/0Nvw/Tvd9u6XKR6zNfk7VSw0G3nIHw1Pn/8F97pxWM4wQ+Z8IRkP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nvWsMAAADcAAAADwAAAAAAAAAAAAAAAACYAgAAZHJzL2Rv&#10;d25yZXYueG1sUEsFBgAAAAAEAAQA9QAAAIgDAAAAAA==&#10;" filled="f" strokecolor="#243f60 [1604]" strokeweight=".5pt"/>
                  </v:group>
                  <v:group id="Group 402" o:spid="_x0000_s1133" style="position:absolute;left:3070;top:14057;width:13843;height:1632" coordsize="13846,1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shape id="Flowchart: Summing Junction 403" o:spid="_x0000_s1134" type="#_x0000_t123" style="position:absolute;width:1637;height:1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fUtsUA&#10;AADcAAAADwAAAGRycy9kb3ducmV2LnhtbESPQWvCQBSE74L/YXlCb7qJLUXSrCISsRAobeolt0f2&#10;mcRm34bs1qT/vlsoeBxm5hsm3U2mEzcaXGtZQbyKQBBXVrdcKzh/HpcbEM4ja+wsk4IfcrDbzmcp&#10;JtqO/EG3wtciQNglqKDxvk+kdFVDBt3K9sTBu9jBoA9yqKUecAxw08l1FD1Lgy2HhQZ7OjRUfRXf&#10;RgFe8yu+v21yfzpRWcrszJc4U+phMe1fQHia/D38337VCp6iR/g7E4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p9S2xQAAANwAAAAPAAAAAAAAAAAAAAAAAJgCAABkcnMv&#10;ZG93bnJldi54bWxQSwUGAAAAAAQABAD1AAAAigMAAAAA&#10;" filled="f" strokecolor="#243f60 [1604]" strokeweight=".5pt"/>
                    <v:shape id="Flowchart: Summing Junction 404" o:spid="_x0000_s1135" type="#_x0000_t123" style="position:absolute;left:238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5MwsAA&#10;AADcAAAADwAAAGRycy9kb3ducmV2LnhtbESPzQrCMBCE74LvEFbwpqkiItUoIoqCIP5dvC3N2lab&#10;TWmi1rc3guBxmJlvmMmsNoV4UuVyywp63QgEcWJ1zqmC82nVGYFwHlljYZkUvMnBbNpsTDDW9sUH&#10;eh59KgKEXYwKMu/LWEqXZGTQdW1JHLyrrQz6IKtU6gpfAW4K2Y+ioTSYc1jIsKRFRsn9+DAK8La9&#10;4X432vr1mi4XuTzztbdUqt2q52MQnmr/D//aG61gEA3geyYcAT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05MwsAAAADcAAAADwAAAAAAAAAAAAAAAACYAgAAZHJzL2Rvd25y&#10;ZXYueG1sUEsFBgAAAAAEAAQA9QAAAIUDAAAAAA==&#10;" filled="f" strokecolor="#243f60 [1604]" strokeweight=".5pt"/>
                    <v:shape id="Flowchart: Summing Junction 405" o:spid="_x0000_s1136" type="#_x0000_t123" style="position:absolute;left:4913;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LpWcUA&#10;AADcAAAADwAAAGRycy9kb3ducmV2LnhtbESPQWvCQBSE74L/YXlCb7qJtEXSrCISsRAobeolt0f2&#10;mcRm34bs1qT/vlsoeBxm5hsm3U2mEzcaXGtZQbyKQBBXVrdcKzh/HpcbEM4ja+wsk4IfcrDbzmcp&#10;JtqO/EG3wtciQNglqKDxvk+kdFVDBt3K9sTBu9jBoA9yqKUecAxw08l1FD1Lgy2HhQZ7OjRUfRXf&#10;RgFe8yu+v21yfzpRWcrszJc4U+phMe1fQHia/D38337VCh6jJ/g7E4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AulZxQAAANwAAAAPAAAAAAAAAAAAAAAAAJgCAABkcnMv&#10;ZG93bnJldi54bWxQSwUGAAAAAAQABAD1AAAAigMAAAAA&#10;" filled="f" strokecolor="#243f60 [1604]" strokeweight=".5pt"/>
                    <v:shape id="Flowchart: Summing Junction 406" o:spid="_x0000_s1137" type="#_x0000_t123" style="position:absolute;left:7369;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B3LsAA&#10;AADcAAAADwAAAGRycy9kb3ducmV2LnhtbESPzQrCMBCE74LvEFbwpqkiItUoIoqCIP5dvC3N2lab&#10;TWmi1rc3guBxmJlvmMmsNoV4UuVyywp63QgEcWJ1zqmC82nVGYFwHlljYZkUvMnBbNpsTDDW9sUH&#10;eh59KgKEXYwKMu/LWEqXZGTQdW1JHLyrrQz6IKtU6gpfAW4K2Y+ioTSYc1jIsKRFRsn9+DAK8La9&#10;4X432vr1mi4XuTzztbdUqt2q52MQnmr/D//aG61gEA3heyYcAT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NB3LsAAAADcAAAADwAAAAAAAAAAAAAAAACYAgAAZHJzL2Rvd25y&#10;ZXYueG1sUEsFBgAAAAAEAAQA9QAAAIUDAAAAAA==&#10;" filled="f" strokecolor="#243f60 [1604]" strokeweight=".5pt"/>
                    <v:shape id="Flowchart: Summing Junction 407" o:spid="_x0000_s1138" type="#_x0000_t123" style="position:absolute;left:975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zStcUA&#10;AADcAAAADwAAAGRycy9kb3ducmV2LnhtbESPQWvCQBSE74L/YXlCb7qJlFbSrCISsRAobeolt0f2&#10;mcRm34bs1qT/vlsoeBxm5hsm3U2mEzcaXGtZQbyKQBBXVrdcKzh/HpcbEM4ja+wsk4IfcrDbzmcp&#10;JtqO/EG3wtciQNglqKDxvk+kdFVDBt3K9sTBu9jBoA9yqKUecAxw08l1FD1Jgy2HhQZ7OjRUfRXf&#10;RgFe8yu+v21yfzpRWcrszJc4U+phMe1fQHia/D38337VCh6jZ/g7E4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nNK1xQAAANwAAAAPAAAAAAAAAAAAAAAAAJgCAABkcnMv&#10;ZG93bnJldi54bWxQSwUGAAAAAAQABAD1AAAAigMAAAAA&#10;" filled="f" strokecolor="#243f60 [1604]" strokeweight=".5pt"/>
                    <v:shape id="Flowchart: Summing Junction 408" o:spid="_x0000_s1139" type="#_x0000_t123" style="position:absolute;left:12214;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NGx70A&#10;AADcAAAADwAAAGRycy9kb3ducmV2LnhtbERPTwsBQRS/K99hesqNWZK0DElEKbFc3F47z+6y82bb&#10;Gaxvbw7K8dfv/2zRmFK8qHaFZQWDfgSCOLW64EzB5bzpTUA4j6yxtEwKPuRgMW+3Zhhr++YTvRKf&#10;iRDCLkYFufdVLKVLczLo+rYiDtzN1gZ9gHUmdY3vEG5KOYyisTRYcGjIsaJVTukjeRoFeN/f8XiY&#10;7P12S9erXF/4Nlgr1e00yykIT43/i3/unVYwisLacCYcAT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LgNGx70AAADcAAAADwAAAAAAAAAAAAAAAACYAgAAZHJzL2Rvd25yZXYu&#10;eG1sUEsFBgAAAAAEAAQA9QAAAIIDAAAAAA==&#10;" filled="f" strokecolor="#243f60 [1604]" strokeweight=".5pt"/>
                  </v:group>
                  <v:group id="Group 409" o:spid="_x0000_s1140" style="position:absolute;left:3138;top:23337;width:13843;height:1632" coordsize="13846,1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lowchart: Summing Junction 410" o:spid="_x0000_s1141" type="#_x0000_t123" style="position:absolute;width:1637;height:1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zcHL0A&#10;AADcAAAADwAAAGRycy9kb3ducmV2LnhtbERPSwrCMBDdC94hjOBO04qIVKOIKAqC+Nu4G5qxrTaT&#10;0kSttzcLweXj/afzxpTiRbUrLCuI+xEI4tTqgjMFl/O6NwbhPLLG0jIp+JCD+azdmmKi7ZuP9Dr5&#10;TIQQdgkqyL2vEildmpNB17cVceButjboA6wzqWt8h3BTykEUjaTBgkNDjhUtc0ofp6dRgPfdHQ/7&#10;8c5vNnS9ytWFb/FKqW6nWUxAeGr8X/xzb7WCYRzmhzPhCMjZ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azcHL0AAADcAAAADwAAAAAAAAAAAAAAAACYAgAAZHJzL2Rvd25yZXYu&#10;eG1sUEsFBgAAAAAEAAQA9QAAAIIDAAAAAA==&#10;" filled="f" strokecolor="#243f60 [1604]" strokeweight=".5pt"/>
                    <v:shape id="Flowchart: Summing Junction 411" o:spid="_x0000_s1142" type="#_x0000_t123" style="position:absolute;left:238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B5h8QA&#10;AADcAAAADwAAAGRycy9kb3ducmV2LnhtbESPQWvCQBSE7wX/w/IKvdVNpBRJXUVKJAVBNPXi7ZF9&#10;JtHs25Bdk/TfuwXB4zAz3zCL1Wga0VPnassK4mkEgriwuuZSwfF38z4H4TyyxsYyKfgjB6vl5GWB&#10;ibYDH6jPfSkChF2CCirv20RKV1Rk0E1tSxy8s+0M+iC7UuoOhwA3jZxF0ac0WHNYqLCl74qKa34z&#10;CvCyveB+N9/6LKPTSaZHPsepUm+v4/oLhKfRP8OP9o9W8BHH8H8mHA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geYfEAAAA3AAAAA8AAAAAAAAAAAAAAAAAmAIAAGRycy9k&#10;b3ducmV2LnhtbFBLBQYAAAAABAAEAPUAAACJAwAAAAA=&#10;" filled="f" strokecolor="#243f60 [1604]" strokeweight=".5pt"/>
                    <v:shape id="Flowchart: Summing Junction 412" o:spid="_x0000_s1143" type="#_x0000_t123" style="position:absolute;left:4913;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Ln8MMA&#10;AADcAAAADwAAAGRycy9kb3ducmV2LnhtbESPT4vCMBTE7wt+h/AEb2taEZFqLCKKgiC76sXbo3n2&#10;j81LaaLWb2+EhT0OM/MbZp52phYPal1pWUE8jEAQZ1aXnCs4nzbfUxDOI2usLZOCFzlIF72vOSba&#10;PvmXHkefiwBhl6CCwvsmkdJlBRl0Q9sQB+9qW4M+yDaXusVngJtajqJoIg2WHBYKbGhVUHY73o0C&#10;rPYV/hyme7/d0uUi12e+xmulBv1uOQPhqfP/4b/2TisYxyP4nAlHQC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Ln8MMAAADcAAAADwAAAAAAAAAAAAAAAACYAgAAZHJzL2Rv&#10;d25yZXYueG1sUEsFBgAAAAAEAAQA9QAAAIgDAAAAAA==&#10;" filled="f" strokecolor="#243f60 [1604]" strokeweight=".5pt"/>
                    <v:shape id="Flowchart: Summing Junction 413" o:spid="_x0000_s1144" type="#_x0000_t123" style="position:absolute;left:7369;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5Ca8QA&#10;AADcAAAADwAAAGRycy9kb3ducmV2LnhtbESPS4vCQBCE7wv+h6EXvK2TqCySzSiLKAqCrI+LtybT&#10;ebiZnpAZNf57RxA8FlX1FZXOOlOLK7WusqwgHkQgiDOrKy4UHA/LrwkI55E11pZJwZ0czKa9jxQT&#10;bW+8o+veFyJA2CWooPS+SaR0WUkG3cA2xMHLbWvQB9kWUrd4C3BTy2EUfUuDFYeFEhual5T97y9G&#10;AZ43Z/zbTjZ+taLTSS6OnMcLpfqf3e8PCE+df4df7bVWMI5H8DwTj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QmvEAAAA3AAAAA8AAAAAAAAAAAAAAAAAmAIAAGRycy9k&#10;b3ducmV2LnhtbFBLBQYAAAAABAAEAPUAAACJAwAAAAA=&#10;" filled="f" strokecolor="#243f60 [1604]" strokeweight=".5pt"/>
                    <v:shape id="Flowchart: Summing Junction 414" o:spid="_x0000_s1145" type="#_x0000_t123" style="position:absolute;left:975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faH8MA&#10;AADcAAAADwAAAGRycy9kb3ducmV2LnhtbESPT4vCMBTE7wt+h/AEb2taEZFqKiKKgiC76sXbo3n9&#10;o81LaaLWb2+EhT0OM/MbZr7oTC0e1LrKsoJ4GIEgzqyuuFBwPm2+pyCcR9ZYWyYFL3KwSHtfc0y0&#10;ffIvPY6+EAHCLkEFpfdNIqXLSjLohrYhDl5uW4M+yLaQusVngJtajqJoIg1WHBZKbGhVUnY73o0C&#10;vO6v+HOY7v12S5eLXJ85j9dKDfrdcgbCU+f/w3/tnVYwjsfwOROOgE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faH8MAAADcAAAADwAAAAAAAAAAAAAAAACYAgAAZHJzL2Rv&#10;d25yZXYueG1sUEsFBgAAAAAEAAQA9QAAAIgDAAAAAA==&#10;" filled="f" strokecolor="#243f60 [1604]" strokeweight=".5pt"/>
                    <v:shape id="Flowchart: Summing Junction 415" o:spid="_x0000_s1146" type="#_x0000_t123" style="position:absolute;left:12214;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t/hMQA&#10;AADcAAAADwAAAGRycy9kb3ducmV2LnhtbESPS4vCQBCE7wv+h6EXvK2TiC6SzSiLKAqCrI+LtybT&#10;ebiZnpAZNf57RxA8FlX1FZXOOlOLK7WusqwgHkQgiDOrKy4UHA/LrwkI55E11pZJwZ0czKa9jxQT&#10;bW+8o+veFyJA2CWooPS+SaR0WUkG3cA2xMHLbWvQB9kWUrd4C3BTy2EUfUuDFYeFEhual5T97y9G&#10;AZ43Z/zbTjZ+taLTSS6OnMcLpfqf3e8PCE+df4df7bVWMIrH8DwTj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bf4TEAAAA3AAAAA8AAAAAAAAAAAAAAAAAmAIAAGRycy9k&#10;b3ducmV2LnhtbFBLBQYAAAAABAAEAPUAAACJAwAAAAA=&#10;" filled="f" strokecolor="#243f60 [1604]" strokeweight=".5pt"/>
                  </v:group>
                  <v:group id="Group 416" o:spid="_x0000_s1147" style="position:absolute;left:3070;top:16854;width:13843;height:1632" coordsize="13846,1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aS6sYAAADcAAAADwAAAGRycy9kb3ducmV2LnhtbESPT2vCQBTE7wW/w/KE&#10;3uomtpWSuoqIlh5CwUQovT2yzySYfRuya/58+26h4HGYmd8w6+1oGtFT52rLCuJFBIK4sLrmUsE5&#10;Pz69gXAeWWNjmRRM5GC7mT2sMdF24BP1mS9FgLBLUEHlfZtI6YqKDLqFbYmDd7GdQR9kV0rd4RDg&#10;ppHLKFpJgzWHhQpb2ldUXLObUfAx4LB7jg99er3sp5/89es7jUmpx/m4ewfhafT38H/7Uyt4iVf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1pLqxgAAANwA&#10;AAAPAAAAAAAAAAAAAAAAAKoCAABkcnMvZG93bnJldi54bWxQSwUGAAAAAAQABAD6AAAAnQMAAAAA&#10;">
                    <v:shape id="Flowchart: Summing Junction 417" o:spid="_x0000_s1148" type="#_x0000_t123" style="position:absolute;width:1637;height:1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VEaMQA&#10;AADcAAAADwAAAGRycy9kb3ducmV2LnhtbESPS4vCQBCE7wv+h6EXvK2TiLiSzSiLKAqCrI+LtybT&#10;ebiZnpAZNf57RxA8FlX1FZXOOlOLK7WusqwgHkQgiDOrKy4UHA/LrwkI55E11pZJwZ0czKa9jxQT&#10;bW+8o+veFyJA2CWooPS+SaR0WUkG3cA2xMHLbWvQB9kWUrd4C3BTy2EUjaXBisNCiQ3NS8r+9xej&#10;AM+bM/5tJxu/WtHpJBdHzuOFUv3P7vcHhKfOv8Ov9lorGMXf8DwTj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FRGjEAAAA3AAAAA8AAAAAAAAAAAAAAAAAmAIAAGRycy9k&#10;b3ducmV2LnhtbFBLBQYAAAAABAAEAPUAAACJAwAAAAA=&#10;" filled="f" strokecolor="#243f60 [1604]" strokeweight=".5pt"/>
                    <v:shape id="Flowchart: Summing Junction 418" o:spid="_x0000_s1149" type="#_x0000_t123" style="position:absolute;left:238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rQGr0A&#10;AADcAAAADwAAAGRycy9kb3ducmV2LnhtbERPSwrCMBDdC94hjOBO04qIVKOIKAqC+Nu4G5qxrTaT&#10;0kSttzcLweXj/afzxpTiRbUrLCuI+xEI4tTqgjMFl/O6NwbhPLLG0jIp+JCD+azdmmKi7ZuP9Dr5&#10;TIQQdgkqyL2vEildmpNB17cVceButjboA6wzqWt8h3BTykEUjaTBgkNDjhUtc0ofp6dRgPfdHQ/7&#10;8c5vNnS9ytWFb/FKqW6nWUxAeGr8X/xzb7WCYRzWhjPhCMjZ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9rQGr0AAADcAAAADwAAAAAAAAAAAAAAAACYAgAAZHJzL2Rvd25yZXYu&#10;eG1sUEsFBgAAAAAEAAQA9QAAAIIDAAAAAA==&#10;" filled="f" strokecolor="#243f60 [1604]" strokeweight=".5pt"/>
                    <v:shape id="Flowchart: Summing Junction 419" o:spid="_x0000_s1150" type="#_x0000_t123" style="position:absolute;left:4913;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Z1gcQA&#10;AADcAAAADwAAAGRycy9kb3ducmV2LnhtbESPS4vCQBCE7wv+h6EXvK2TiIhmM8oiioIg6+Pircl0&#10;Hm6mJ2RGjf/eEYQ9FlX1FZXOO1OLG7WusqwgHkQgiDOrKy4UnI6rrwkI55E11pZJwYMczGe9jxQT&#10;be+8p9vBFyJA2CWooPS+SaR0WUkG3cA2xMHLbWvQB9kWUrd4D3BTy2EUjaXBisNCiQ0tSsr+Dlej&#10;AC/bC/7uJlu/XtP5LJcnzuOlUv3P7ucbhKfO/4ff7Y1WMIqn8DoTj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dYHEAAAA3AAAAA8AAAAAAAAAAAAAAAAAmAIAAGRycy9k&#10;b3ducmV2LnhtbFBLBQYAAAAABAAEAPUAAACJAwAAAAA=&#10;" filled="f" strokecolor="#243f60 [1604]" strokeweight=".5pt"/>
                    <v:shape id="Flowchart: Summing Junction 420" o:spid="_x0000_s1151" type="#_x0000_t123" style="position:absolute;left:7369;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AWob0A&#10;AADcAAAADwAAAGRycy9kb3ducmV2LnhtbERPTwsBQRS/K99hesqNWZK0DElEKbFc3F47z+6y82bb&#10;Gaxvbw7K8dfv/2zRmFK8qHaFZQWDfgSCOLW64EzB5bzpTUA4j6yxtEwKPuRgMW+3Zhhr++YTvRKf&#10;iRDCLkYFufdVLKVLczLo+rYiDtzN1gZ9gHUmdY3vEG5KOYyisTRYcGjIsaJVTukjeRoFeN/f8XiY&#10;7P12S9erXF/4Nlgr1e00yykIT43/i3/unVYwGob54Uw4AnL+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8AWob0AAADcAAAADwAAAAAAAAAAAAAAAACYAgAAZHJzL2Rvd25yZXYu&#10;eG1sUEsFBgAAAAAEAAQA9QAAAIIDAAAAAA==&#10;" filled="f" strokecolor="#243f60 [1604]" strokeweight=".5pt"/>
                    <v:shape id="Flowchart: Summing Junction 421" o:spid="_x0000_s1152" type="#_x0000_t123" style="position:absolute;left:9758;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yzOsMA&#10;AADcAAAADwAAAGRycy9kb3ducmV2LnhtbESPT4vCMBTE7wt+h/AEb2taEZFqLCKKgiC76sXbo3n2&#10;j81LaaLWb2+EhT0OM/MbZp52phYPal1pWUE8jEAQZ1aXnCs4nzbfUxDOI2usLZOCFzlIF72vOSba&#10;PvmXHkefiwBhl6CCwvsmkdJlBRl0Q9sQB+9qW4M+yDaXusVngJtajqJoIg2WHBYKbGhVUHY73o0C&#10;rPYV/hyme7/d0uUi12e+xmulBv1uOQPhqfP/4b/2TisYj2L4nAlHQC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yzOsMAAADcAAAADwAAAAAAAAAAAAAAAACYAgAAZHJzL2Rv&#10;d25yZXYueG1sUEsFBgAAAAAEAAQA9QAAAIgDAAAAAA==&#10;" filled="f" strokecolor="#243f60 [1604]" strokeweight=".5pt"/>
                    <v:shape id="Flowchart: Summing Junction 422" o:spid="_x0000_s1153" type="#_x0000_t123" style="position:absolute;left:12214;width:1632;height:1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4tTcQA&#10;AADcAAAADwAAAGRycy9kb3ducmV2LnhtbESPQWvCQBSE74L/YXlCb7pJKEVSVxGJWBDEai65PbLP&#10;JDb7NmRXTf+9WxB6HGbmG2axGkwr7tS7xrKCeBaBIC6tbrhSkJ+30zkI55E1tpZJwS85WC3HowWm&#10;2j74m+4nX4kAYZeigtr7LpXSlTUZdDPbEQfvYnuDPsi+krrHR4CbViZR9CENNhwWauxoU1P5c7oZ&#10;BXjdX/F4mO/9bkdFIbOcL3Gm1NtkWH+C8DT4//Cr/aUVvCcJ/J0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eLU3EAAAA3AAAAA8AAAAAAAAAAAAAAAAAmAIAAGRycy9k&#10;b3ducmV2LnhtbFBLBQYAAAAABAAEAPUAAACJAwAAAAA=&#10;" filled="f" strokecolor="#243f60 [1604]" strokeweight=".5pt"/>
                  </v:group>
                  <v:shape id="Straight Arrow Connector 423" o:spid="_x0000_s1154" type="#_x0000_t32" style="position:absolute;left:750;top:4708;width:0;height:173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qFbMUAAADcAAAADwAAAGRycy9kb3ducmV2LnhtbESPX2vCMBTF3wd+h3AHe5vpXCfSGUWU&#10;wYYwqQri27W5a4vNTUkyW7+9GQx8PJw/P8503ptGXMj52rKCl2ECgriwuuZSwX738TwB4QOyxsYy&#10;KbiSh/ls8DDFTNuOc7psQyniCPsMFVQhtJmUvqjIoB/aljh6P9YZDFG6UmqHXRw3jRwlyVgarDkS&#10;KmxpWVFx3v6aCFml+dv6sD6llC823enr+B3cUamnx37xDiJQH+7h//anVpCOXuHvTDwC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nqFbMUAAADcAAAADwAAAAAAAAAA&#10;AAAAAAChAgAAZHJzL2Rvd25yZXYueG1sUEsFBgAAAAAEAAQA+QAAAJMDAAAAAA==&#10;" strokecolor="#4579b8 [3044]">
                    <v:stroke endarrow="open"/>
                  </v:shape>
                  <v:shape id="Straight Arrow Connector 424" o:spid="_x0000_s1155" type="#_x0000_t32" style="position:absolute;left:545;top:22109;width:221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rG/cMAAADcAAAADwAAAGRycy9kb3ducmV2LnhtbESPT4vCMBTE78J+h/AWvGm6apdSjSJC&#10;Wa/+g/X2bJ5tsXkpTar125uFBY/DzPyGWax6U4s7ta6yrOBrHIEgzq2uuFBwPGSjBITzyBpry6Tg&#10;SQ5Wy4/BAlNtH7yj+94XIkDYpaig9L5JpXR5SQbd2DbEwbva1qAPsi2kbvER4KaWkyj6lgYrDgsl&#10;NrQpKb/tO6Nger30P4lfyyT7tZuui+P4lJ2VGn726zkIT71/h//bW61gNpnB35lwBO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axv3DAAAA3AAAAA8AAAAAAAAAAAAA&#10;AAAAoQIAAGRycy9kb3ducmV2LnhtbFBLBQYAAAAABAAEAPkAAACRAwAAAAA=&#10;" strokecolor="#4579b8 [3044]">
                    <v:stroke endarrow="open"/>
                  </v:shape>
                </v:group>
                <v:shape id="_x0000_s1156" type="#_x0000_t202" style="position:absolute;left:6073;width:2798;height:2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VacMA&#10;AADcAAAADwAAAGRycy9kb3ducmV2LnhtbESPQWvCQBSE7wX/w/IEb3Wj2Faiq4hV8NBLbbw/ss9s&#10;MPs2ZF9N/PfdQqHHYWa+YdbbwTfqTl2sAxuYTTNQxGWwNVcGiq/j8xJUFGSLTWAy8KAI283oaY25&#10;DT1/0v0slUoQjjkacCJtrnUsHXmM09ASJ+8aOo+SZFdp22Gf4L7R8yx71R5rTgsOW9o7Km/nb29A&#10;xO5mj+Lg4+kyfLz3LitfsDBmMh52K1BCg/yH/9ona2Axf4P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VacMAAADcAAAADwAAAAAAAAAAAAAAAACYAgAAZHJzL2Rv&#10;d25yZXYueG1sUEsFBgAAAAAEAAQA9QAAAIgDAAAAAA==&#10;" filled="f" stroked="f">
                  <v:textbox style="mso-fit-shape-to-text:t">
                    <w:txbxContent>
                      <w:p w:rsidR="002D26FD" w:rsidRDefault="002D26FD" w:rsidP="002D26FD">
                        <w:r>
                          <w:t>z</w:t>
                        </w:r>
                      </w:p>
                    </w:txbxContent>
                  </v:textbox>
                </v:shape>
                <v:shape id="_x0000_s1157" type="#_x0000_t202" style="position:absolute;left:-818;top:12622;width:3069;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lBG78A&#10;AADcAAAADwAAAGRycy9kb3ducmV2LnhtbERPTWvCQBC9F/wPywje6kaxpURXEa3goRdtvA/ZMRvM&#10;zobs1MR/7x4KHh/ve7UZfKPu1MU6sIHZNANFXAZbc2Wg+D28f4GKgmyxCUwGHhRhsx69rTC3oecT&#10;3c9SqRTCMUcDTqTNtY6lI49xGlrixF1D51ES7CptO+xTuG/0PMs+tceaU4PDlnaOytv5zxsQsdvZ&#10;o/j28XgZfva9y8oPLIyZjIftEpTQIC/xv/toDSzmaW06k46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eUEbvwAAANwAAAAPAAAAAAAAAAAAAAAAAJgCAABkcnMvZG93bnJl&#10;di54bWxQSwUGAAAAAAQABAD1AAAAhAMAAAAA&#10;" filled="f" stroked="f">
                  <v:textbox style="mso-fit-shape-to-text:t">
                    <w:txbxContent>
                      <w:p w:rsidR="00B35B24" w:rsidRDefault="00B35B24">
                        <w:r>
                          <w:t>e</w:t>
                        </w:r>
                      </w:p>
                    </w:txbxContent>
                  </v:textbox>
                </v:shape>
                <v:shape id="Straight Arrow Connector 429" o:spid="_x0000_s1158" type="#_x0000_t32" style="position:absolute;left:1629;top:14057;width:546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tpY8QAAADcAAAADwAAAGRycy9kb3ducmV2LnhtbESPT2vCQBTE7wW/w/KE3urGP5EYXUWE&#10;UK+1FfT2zD6TYPZtyG40fnu3UOhxmJnfMKtNb2pxp9ZVlhWMRxEI4tzqigsFP9/ZRwLCeWSNtWVS&#10;8CQHm/XgbYWptg/+ovvBFyJA2KWooPS+SaV0eUkG3cg2xMG72tagD7ItpG7xEeCmlpMomkuDFYeF&#10;EhvalZTfDp1RML1e+s/Eb2WSneyu6+I4PmZnpd6H/XYJwlPv/8N/7b1WMJss4PdMOAJ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G2ljxAAAANwAAAAPAAAAAAAAAAAA&#10;AAAAAKECAABkcnMvZG93bnJldi54bWxQSwUGAAAAAAQABAD5AAAAkgMAAAAA&#10;" strokecolor="#4579b8 [3044]">
                  <v:stroke endarrow="open"/>
                </v:shape>
                <v:shape id="_x0000_s1159" type="#_x0000_t202" style="position:absolute;left:3002;top:11927;width:3071;height:2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bwMAA&#10;AADcAAAADwAAAGRycy9kb3ducmV2LnhtbERPTWvCQBC9F/wPyxR6041tlRKzEVELHnqppvchO2ZD&#10;s7MhOzXx33cPhR4f77vYTr5TNxpiG9jAcpGBIq6DbbkxUF3e52+goiBb7AKTgTtF2JazhwJzG0b+&#10;pNtZGpVCOOZowIn0udaxduQxLkJPnLhrGDxKgkOj7YBjCvedfs6ytfbYcmpw2NPeUf19/vEGROxu&#10;ea+OPp6+po/D6LJ6hZUxT4/TbgNKaJJ/8Z/7ZA28vqT56Uw6Arr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dbbwMAAAADcAAAADwAAAAAAAAAAAAAAAACYAgAAZHJzL2Rvd25y&#10;ZXYueG1sUEsFBgAAAAAEAAQA9QAAAIUDAAAAAA==&#10;" filled="f" stroked="f">
                  <v:textbox style="mso-fit-shape-to-text:t">
                    <w:txbxContent>
                      <w:p w:rsidR="00B35B24" w:rsidRDefault="00B35B24" w:rsidP="00B35B24">
                        <w:r>
                          <w:t>v</w:t>
                        </w:r>
                      </w:p>
                    </w:txbxContent>
                  </v:textbox>
                </v:shape>
              </v:group>
            </w:pict>
          </mc:Fallback>
        </mc:AlternateContent>
      </w:r>
      <w:r w:rsidR="00A35513" w:rsidRPr="006C0591">
        <w:rPr>
          <w:b/>
          <w:bCs/>
          <w:noProof/>
          <w:sz w:val="28"/>
          <w:szCs w:val="28"/>
          <w:u w:val="single"/>
          <w:lang w:val="en-CA" w:eastAsia="en-CA"/>
        </w:rPr>
        <w:t>Question 5</w:t>
      </w:r>
    </w:p>
    <w:p w:rsidR="0064786C" w:rsidRDefault="0064786C" w:rsidP="00B7124E">
      <w:pPr>
        <w:tabs>
          <w:tab w:val="left" w:pos="7260"/>
        </w:tabs>
        <w:rPr>
          <w:b/>
          <w:bCs/>
          <w:noProof/>
          <w:sz w:val="28"/>
          <w:szCs w:val="28"/>
          <w:u w:val="single"/>
          <w:lang w:val="en-CA" w:eastAsia="en-CA"/>
        </w:rPr>
      </w:pPr>
    </w:p>
    <w:p w:rsidR="00B35B24" w:rsidRPr="00645F56" w:rsidRDefault="00B35B24" w:rsidP="00645F56">
      <w:pPr>
        <w:tabs>
          <w:tab w:val="left" w:pos="7260"/>
        </w:tabs>
        <w:rPr>
          <w:rFonts w:ascii="Georgia" w:hAnsi="Georgia"/>
          <w:sz w:val="22"/>
          <w:szCs w:val="22"/>
        </w:rPr>
      </w:pPr>
      <w:r w:rsidRPr="00B35B24">
        <w:rPr>
          <w:noProof/>
        </w:rPr>
        <mc:AlternateContent>
          <mc:Choice Requires="wps">
            <w:drawing>
              <wp:anchor distT="0" distB="0" distL="114300" distR="114300" simplePos="0" relativeHeight="252340224" behindDoc="0" locked="0" layoutInCell="1" allowOverlap="1" wp14:anchorId="660F97F6" wp14:editId="7F459460">
                <wp:simplePos x="0" y="0"/>
                <wp:positionH relativeFrom="column">
                  <wp:posOffset>5808980</wp:posOffset>
                </wp:positionH>
                <wp:positionV relativeFrom="paragraph">
                  <wp:posOffset>17145</wp:posOffset>
                </wp:positionV>
                <wp:extent cx="306705" cy="1403985"/>
                <wp:effectExtent l="0" t="0" r="0" b="0"/>
                <wp:wrapNone/>
                <wp:docPr id="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1403985"/>
                        </a:xfrm>
                        <a:prstGeom prst="rect">
                          <a:avLst/>
                        </a:prstGeom>
                        <a:noFill/>
                        <a:ln w="9525">
                          <a:noFill/>
                          <a:miter lim="800000"/>
                          <a:headEnd/>
                          <a:tailEnd/>
                        </a:ln>
                      </wps:spPr>
                      <wps:txbx>
                        <w:txbxContent>
                          <w:p w:rsidR="00B35B24" w:rsidRDefault="00B35B24" w:rsidP="00B35B24">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60" type="#_x0000_t202" style="position:absolute;margin-left:457.4pt;margin-top:1.35pt;width:24.15pt;height:110.55pt;z-index:2523402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" filled="f" stroked="f">
                <v:textbox style="mso-fit-shape-to-text:t">
                  <w:txbxContent>
                    <w:p w:rsidR="00B35B24" w:rsidRDefault="00B35B24" w:rsidP="00B35B24">
                      <w:r>
                        <w:t>B</w:t>
                      </w:r>
                    </w:p>
                  </w:txbxContent>
                </v:textbox>
              </v:shape>
            </w:pict>
          </mc:Fallback>
        </mc:AlternateContent>
      </w:r>
      <w:r w:rsidR="002D26FD" w:rsidRPr="00645F56">
        <w:rPr>
          <w:rFonts w:ascii="Georgia" w:hAnsi="Georgia"/>
          <w:sz w:val="22"/>
          <w:szCs w:val="22"/>
        </w:rPr>
        <w:t xml:space="preserve">An electron enters with </w:t>
      </w:r>
      <w:proofErr w:type="gramStart"/>
      <w:r w:rsidR="002D26FD" w:rsidRPr="00645F56">
        <w:rPr>
          <w:rFonts w:ascii="Georgia" w:hAnsi="Georgia"/>
          <w:sz w:val="22"/>
          <w:szCs w:val="22"/>
        </w:rPr>
        <w:t>a  velocity</w:t>
      </w:r>
      <w:proofErr w:type="gramEnd"/>
      <w:r w:rsidR="002D26FD" w:rsidRPr="00645F56">
        <w:rPr>
          <w:rFonts w:ascii="Georgia" w:hAnsi="Georgia"/>
          <w:sz w:val="22"/>
          <w:szCs w:val="22"/>
        </w:rPr>
        <w:t xml:space="preserve"> of </w:t>
      </w:r>
      <m:oMath>
        <m:r>
          <w:rPr>
            <w:rFonts w:ascii="Cambria Math" w:hAnsi="Cambria Math"/>
            <w:sz w:val="22"/>
            <w:szCs w:val="22"/>
          </w:rPr>
          <m:t>v=2x1</m:t>
        </m:r>
        <m:sSup>
          <m:sSupPr>
            <m:ctrlPr>
              <w:rPr>
                <w:rFonts w:ascii="Cambria Math" w:hAnsi="Cambria Math"/>
                <w:i/>
                <w:sz w:val="22"/>
                <w:szCs w:val="22"/>
              </w:rPr>
            </m:ctrlPr>
          </m:sSupPr>
          <m:e>
            <m:r>
              <w:rPr>
                <w:rFonts w:ascii="Cambria Math" w:hAnsi="Cambria Math"/>
                <w:sz w:val="22"/>
                <w:szCs w:val="22"/>
              </w:rPr>
              <m:t>0</m:t>
            </m:r>
          </m:e>
          <m:sup>
            <m:r>
              <w:rPr>
                <w:rFonts w:ascii="Cambria Math" w:hAnsi="Cambria Math"/>
                <w:sz w:val="22"/>
                <w:szCs w:val="22"/>
              </w:rPr>
              <m:t>7</m:t>
            </m:r>
          </m:sup>
        </m:sSup>
        <m:acc>
          <m:accPr>
            <m:ctrlPr>
              <w:rPr>
                <w:rFonts w:ascii="Cambria Math" w:hAnsi="Cambria Math"/>
                <w:i/>
                <w:sz w:val="22"/>
                <w:szCs w:val="22"/>
              </w:rPr>
            </m:ctrlPr>
          </m:accPr>
          <m:e>
            <m:r>
              <w:rPr>
                <w:rFonts w:ascii="Cambria Math" w:hAnsi="Cambria Math"/>
                <w:sz w:val="22"/>
                <w:szCs w:val="22"/>
              </w:rPr>
              <m:t>i</m:t>
            </m:r>
          </m:e>
        </m:acc>
        <m:r>
          <w:rPr>
            <w:rFonts w:ascii="Cambria Math" w:hAnsi="Cambria Math"/>
            <w:sz w:val="22"/>
            <w:szCs w:val="22"/>
          </w:rPr>
          <m:t xml:space="preserve"> m/s</m:t>
        </m:r>
      </m:oMath>
      <w:r w:rsidR="002D26FD" w:rsidRPr="00645F56">
        <w:rPr>
          <w:rFonts w:ascii="Georgia" w:hAnsi="Georgia"/>
          <w:sz w:val="22"/>
          <w:szCs w:val="22"/>
        </w:rPr>
        <w:t xml:space="preserve"> </w:t>
      </w:r>
    </w:p>
    <w:p w:rsidR="00C9443D" w:rsidRDefault="002D26FD" w:rsidP="00B7124E">
      <w:pPr>
        <w:tabs>
          <w:tab w:val="left" w:pos="7260"/>
        </w:tabs>
        <w:rPr>
          <w:rFonts w:ascii="Georgia" w:hAnsi="Georgia"/>
          <w:sz w:val="22"/>
          <w:szCs w:val="22"/>
        </w:rPr>
      </w:pPr>
      <w:r w:rsidRPr="00B35B24">
        <w:rPr>
          <w:rFonts w:ascii="Georgia" w:hAnsi="Georgia"/>
          <w:sz w:val="22"/>
          <w:szCs w:val="22"/>
        </w:rPr>
        <w:t>(</w:t>
      </w:r>
      <w:proofErr w:type="gramStart"/>
      <w:r w:rsidRPr="00B35B24">
        <w:rPr>
          <w:rFonts w:ascii="Georgia" w:hAnsi="Georgia"/>
          <w:sz w:val="22"/>
          <w:szCs w:val="22"/>
        </w:rPr>
        <w:t>parallel</w:t>
      </w:r>
      <w:proofErr w:type="gramEnd"/>
      <w:r w:rsidRPr="00B35B24">
        <w:rPr>
          <w:rFonts w:ascii="Georgia" w:hAnsi="Georgia"/>
          <w:sz w:val="22"/>
          <w:szCs w:val="22"/>
        </w:rPr>
        <w:t xml:space="preserve"> </w:t>
      </w:r>
      <w:r w:rsidR="00B35B24" w:rsidRPr="00B35B24">
        <w:rPr>
          <w:rFonts w:ascii="Georgia" w:hAnsi="Georgia"/>
          <w:sz w:val="22"/>
          <w:szCs w:val="22"/>
        </w:rPr>
        <w:t xml:space="preserve">to </w:t>
      </w:r>
      <w:r w:rsidR="00B35B24">
        <w:rPr>
          <w:rFonts w:ascii="Georgia" w:hAnsi="Georgia"/>
          <w:sz w:val="22"/>
          <w:szCs w:val="22"/>
        </w:rPr>
        <w:t>and in the same direction as</w:t>
      </w:r>
      <w:r>
        <w:rPr>
          <w:rFonts w:ascii="Georgia" w:hAnsi="Georgia"/>
          <w:sz w:val="22"/>
          <w:szCs w:val="22"/>
        </w:rPr>
        <w:t xml:space="preserve"> the</w:t>
      </w:r>
      <w:r w:rsidR="00B35B24">
        <w:rPr>
          <w:rFonts w:ascii="Georgia" w:hAnsi="Georgia"/>
          <w:sz w:val="22"/>
          <w:szCs w:val="22"/>
        </w:rPr>
        <w:t xml:space="preserve"> </w:t>
      </w:r>
      <w:r>
        <w:rPr>
          <w:rFonts w:ascii="Georgia" w:hAnsi="Georgia"/>
          <w:sz w:val="22"/>
          <w:szCs w:val="22"/>
        </w:rPr>
        <w:t xml:space="preserve">positive x axis) a </w:t>
      </w:r>
    </w:p>
    <w:p w:rsidR="00C948A0" w:rsidRDefault="002D26FD" w:rsidP="00B7124E">
      <w:pPr>
        <w:tabs>
          <w:tab w:val="left" w:pos="7260"/>
        </w:tabs>
        <w:rPr>
          <w:rFonts w:ascii="Georgia" w:hAnsi="Georgia"/>
          <w:sz w:val="22"/>
          <w:szCs w:val="22"/>
        </w:rPr>
      </w:pPr>
      <w:proofErr w:type="gramStart"/>
      <w:r>
        <w:rPr>
          <w:rFonts w:ascii="Georgia" w:hAnsi="Georgia"/>
          <w:sz w:val="22"/>
          <w:szCs w:val="22"/>
        </w:rPr>
        <w:t>region</w:t>
      </w:r>
      <w:proofErr w:type="gramEnd"/>
      <w:r>
        <w:rPr>
          <w:rFonts w:ascii="Georgia" w:hAnsi="Georgia"/>
          <w:sz w:val="22"/>
          <w:szCs w:val="22"/>
        </w:rPr>
        <w:t xml:space="preserve"> of uniform magnetic field given by </w:t>
      </w:r>
      <m:oMath>
        <m:r>
          <m:rPr>
            <m:sty m:val="b"/>
          </m:rPr>
          <w:rPr>
            <w:rFonts w:ascii="Cambria Math" w:hAnsi="Cambria Math"/>
            <w:sz w:val="22"/>
            <w:szCs w:val="22"/>
          </w:rPr>
          <m:t>B</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acc>
          <m:accPr>
            <m:ctrlPr>
              <w:rPr>
                <w:rFonts w:ascii="Cambria Math" w:hAnsi="Cambria Math"/>
                <w:i/>
                <w:sz w:val="22"/>
                <w:szCs w:val="22"/>
              </w:rPr>
            </m:ctrlPr>
          </m:accPr>
          <m:e>
            <m:r>
              <w:rPr>
                <w:rFonts w:ascii="Cambria Math" w:hAnsi="Cambria Math"/>
                <w:sz w:val="22"/>
                <w:szCs w:val="22"/>
              </w:rPr>
              <m:t>j</m:t>
            </m:r>
          </m:e>
        </m:acc>
      </m:oMath>
      <w:r w:rsidR="00B35B24">
        <w:rPr>
          <w:rFonts w:ascii="Georgia" w:hAnsi="Georgia"/>
          <w:sz w:val="22"/>
          <w:szCs w:val="22"/>
        </w:rPr>
        <w:t xml:space="preserve"> </w:t>
      </w:r>
    </w:p>
    <w:p w:rsidR="00C948A0" w:rsidRDefault="00B35B24" w:rsidP="00C948A0">
      <w:pPr>
        <w:tabs>
          <w:tab w:val="left" w:pos="7260"/>
        </w:tabs>
        <w:rPr>
          <w:rFonts w:ascii="Georgia" w:hAnsi="Georgia"/>
          <w:sz w:val="22"/>
          <w:szCs w:val="22"/>
        </w:rPr>
      </w:pPr>
      <w:r>
        <w:rPr>
          <w:rFonts w:ascii="Georgia" w:hAnsi="Georgia"/>
          <w:sz w:val="22"/>
          <w:szCs w:val="22"/>
        </w:rPr>
        <w:t>(</w:t>
      </w:r>
      <w:r w:rsidRPr="00C948A0">
        <w:rPr>
          <w:rFonts w:ascii="Georgia" w:hAnsi="Georgia"/>
          <w:b/>
          <w:bCs/>
          <w:sz w:val="22"/>
          <w:szCs w:val="22"/>
        </w:rPr>
        <w:t>B</w:t>
      </w:r>
      <w:r>
        <w:rPr>
          <w:rFonts w:ascii="Georgia" w:hAnsi="Georgia"/>
          <w:sz w:val="22"/>
          <w:szCs w:val="22"/>
        </w:rPr>
        <w:t xml:space="preserve"> in</w:t>
      </w:r>
      <w:r w:rsidR="002D26FD">
        <w:rPr>
          <w:rFonts w:ascii="Georgia" w:hAnsi="Georgia"/>
          <w:sz w:val="22"/>
          <w:szCs w:val="22"/>
        </w:rPr>
        <w:t>t</w:t>
      </w:r>
      <w:r>
        <w:rPr>
          <w:rFonts w:ascii="Georgia" w:hAnsi="Georgia"/>
          <w:sz w:val="22"/>
          <w:szCs w:val="22"/>
        </w:rPr>
        <w:t>o</w:t>
      </w:r>
      <w:r w:rsidR="002D26FD">
        <w:rPr>
          <w:rFonts w:ascii="Georgia" w:hAnsi="Georgia"/>
          <w:sz w:val="22"/>
          <w:szCs w:val="22"/>
        </w:rPr>
        <w:t xml:space="preserve"> the page)</w:t>
      </w:r>
      <w:r>
        <w:rPr>
          <w:rFonts w:ascii="Georgia" w:hAnsi="Georgia"/>
          <w:sz w:val="22"/>
          <w:szCs w:val="22"/>
        </w:rPr>
        <w:t xml:space="preserve"> as shown and emerges from the </w:t>
      </w:r>
    </w:p>
    <w:p w:rsidR="00C948A0" w:rsidRDefault="00B35B24" w:rsidP="00C948A0">
      <w:pPr>
        <w:tabs>
          <w:tab w:val="left" w:pos="7260"/>
        </w:tabs>
        <w:rPr>
          <w:rFonts w:ascii="Georgia" w:hAnsi="Georgia"/>
          <w:sz w:val="22"/>
          <w:szCs w:val="22"/>
        </w:rPr>
      </w:pPr>
      <w:proofErr w:type="gramStart"/>
      <w:r>
        <w:rPr>
          <w:rFonts w:ascii="Georgia" w:hAnsi="Georgia"/>
          <w:sz w:val="22"/>
          <w:szCs w:val="22"/>
        </w:rPr>
        <w:t>field</w:t>
      </w:r>
      <w:proofErr w:type="gramEnd"/>
      <w:r>
        <w:rPr>
          <w:rFonts w:ascii="Georgia" w:hAnsi="Georgia"/>
          <w:sz w:val="22"/>
          <w:szCs w:val="22"/>
        </w:rPr>
        <w:t xml:space="preserve"> region 80 ns later with a velocity vector </w:t>
      </w:r>
    </w:p>
    <w:p w:rsidR="00B35B24" w:rsidRPr="002D26FD" w:rsidRDefault="00B35B24" w:rsidP="00C948A0">
      <w:pPr>
        <w:tabs>
          <w:tab w:val="left" w:pos="7260"/>
        </w:tabs>
        <w:rPr>
          <w:rFonts w:ascii="Georgia" w:hAnsi="Georgia"/>
          <w:sz w:val="22"/>
          <w:szCs w:val="22"/>
        </w:rPr>
      </w:pPr>
      <w:proofErr w:type="gramStart"/>
      <w:r>
        <w:rPr>
          <w:rFonts w:ascii="Georgia" w:hAnsi="Georgia"/>
          <w:sz w:val="22"/>
          <w:szCs w:val="22"/>
        </w:rPr>
        <w:t>pointing</w:t>
      </w:r>
      <w:proofErr w:type="gramEnd"/>
      <w:r>
        <w:rPr>
          <w:rFonts w:ascii="Georgia" w:hAnsi="Georgia"/>
          <w:sz w:val="22"/>
          <w:szCs w:val="22"/>
        </w:rPr>
        <w:t xml:space="preserve"> along the negative x direction. </w:t>
      </w:r>
    </w:p>
    <w:p w:rsidR="005A34C7" w:rsidRPr="00657115" w:rsidRDefault="005A34C7" w:rsidP="005A34C7">
      <w:pPr>
        <w:tabs>
          <w:tab w:val="left" w:pos="7260"/>
        </w:tabs>
        <w:jc w:val="center"/>
        <w:rPr>
          <w:rFonts w:ascii="Georgia" w:hAnsi="Georgia"/>
          <w:sz w:val="22"/>
          <w:szCs w:val="22"/>
        </w:rPr>
      </w:pPr>
    </w:p>
    <w:p w:rsidR="005A34C7" w:rsidRPr="00645F56" w:rsidRDefault="00B35B24" w:rsidP="00645F56">
      <w:pPr>
        <w:pStyle w:val="ListParagraph"/>
        <w:numPr>
          <w:ilvl w:val="0"/>
          <w:numId w:val="44"/>
        </w:numPr>
        <w:tabs>
          <w:tab w:val="left" w:pos="7260"/>
        </w:tabs>
        <w:rPr>
          <w:rFonts w:ascii="Georgia" w:hAnsi="Georgia"/>
          <w:sz w:val="22"/>
          <w:szCs w:val="22"/>
        </w:rPr>
      </w:pPr>
      <w:r w:rsidRPr="00645F56">
        <w:rPr>
          <w:rFonts w:ascii="Georgia" w:hAnsi="Georgia"/>
          <w:sz w:val="22"/>
          <w:szCs w:val="22"/>
        </w:rPr>
        <w:t>Find the field strength B</w:t>
      </w:r>
      <w:r w:rsidRPr="00645F56">
        <w:rPr>
          <w:rFonts w:ascii="Georgia" w:hAnsi="Georgia"/>
          <w:sz w:val="22"/>
          <w:szCs w:val="22"/>
          <w:vertAlign w:val="subscript"/>
        </w:rPr>
        <w:t>0</w:t>
      </w:r>
      <w:r w:rsidR="00C9443D" w:rsidRPr="00645F56">
        <w:rPr>
          <w:rFonts w:ascii="Georgia" w:hAnsi="Georgia"/>
          <w:sz w:val="22"/>
          <w:szCs w:val="22"/>
          <w:vertAlign w:val="subscript"/>
        </w:rPr>
        <w:t xml:space="preserve"> </w:t>
      </w:r>
      <w:r w:rsidR="00C9443D" w:rsidRPr="00645F56">
        <w:rPr>
          <w:rFonts w:ascii="Georgia" w:hAnsi="Georgia"/>
          <w:sz w:val="22"/>
          <w:szCs w:val="22"/>
        </w:rPr>
        <w:t>(7 marks)</w:t>
      </w:r>
    </w:p>
    <w:p w:rsidR="005A34C7" w:rsidRDefault="005A34C7" w:rsidP="004F389A">
      <w:pPr>
        <w:tabs>
          <w:tab w:val="left" w:pos="7260"/>
        </w:tabs>
        <w:rPr>
          <w:b/>
          <w:bCs/>
          <w:noProof/>
          <w:sz w:val="28"/>
          <w:szCs w:val="28"/>
          <w:u w:val="single"/>
          <w:lang w:val="en-CA" w:eastAsia="en-CA"/>
        </w:rPr>
      </w:pPr>
    </w:p>
    <w:p w:rsidR="00C16598" w:rsidRDefault="00B35B24" w:rsidP="00F45D0D">
      <w:pPr>
        <w:tabs>
          <w:tab w:val="left" w:pos="7260"/>
        </w:tabs>
        <w:jc w:val="center"/>
        <w:rPr>
          <w:rFonts w:ascii="Georgia" w:hAnsi="Georgia"/>
          <w:b/>
          <w:sz w:val="22"/>
          <w:szCs w:val="22"/>
        </w:rPr>
      </w:pPr>
      <w:r w:rsidRPr="002D26FD">
        <w:rPr>
          <w:rFonts w:ascii="Georgia" w:hAnsi="Georgia"/>
          <w:noProof/>
          <w:sz w:val="22"/>
          <w:szCs w:val="22"/>
        </w:rPr>
        <mc:AlternateContent>
          <mc:Choice Requires="wps">
            <w:drawing>
              <wp:anchor distT="0" distB="0" distL="114300" distR="114300" simplePos="0" relativeHeight="252331008" behindDoc="0" locked="0" layoutInCell="1" allowOverlap="1" wp14:anchorId="2615986F" wp14:editId="2585978B">
                <wp:simplePos x="0" y="0"/>
                <wp:positionH relativeFrom="column">
                  <wp:posOffset>6129655</wp:posOffset>
                </wp:positionH>
                <wp:positionV relativeFrom="paragraph">
                  <wp:posOffset>60960</wp:posOffset>
                </wp:positionV>
                <wp:extent cx="279400" cy="1403985"/>
                <wp:effectExtent l="0" t="0" r="0" b="0"/>
                <wp:wrapNone/>
                <wp:docPr id="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1403985"/>
                        </a:xfrm>
                        <a:prstGeom prst="rect">
                          <a:avLst/>
                        </a:prstGeom>
                        <a:noFill/>
                        <a:ln w="9525">
                          <a:noFill/>
                          <a:miter lim="800000"/>
                          <a:headEnd/>
                          <a:tailEnd/>
                        </a:ln>
                      </wps:spPr>
                      <wps:txbx>
                        <w:txbxContent>
                          <w:p w:rsidR="002D26FD" w:rsidRDefault="002D26FD">
                            <w:proofErr w:type="gramStart"/>
                            <w:r>
                              <w:t>x</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61" type="#_x0000_t202" style="position:absolute;left:0;text-align:left;margin-left:482.65pt;margin-top:4.8pt;width:22pt;height:110.55pt;z-index:2523310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" filled="f" stroked="f">
                <v:textbox style="mso-fit-shape-to-text:t">
                  <w:txbxContent>
                    <w:p w:rsidR="002D26FD" w:rsidRDefault="002D26FD">
                      <w:r>
                        <w:t>x</w:t>
                      </w:r>
                    </w:p>
                  </w:txbxContent>
                </v:textbox>
              </v:shape>
            </w:pict>
          </mc:Fallback>
        </mc:AlternateContent>
      </w: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2D26FD" w:rsidP="00F45D0D">
      <w:pPr>
        <w:tabs>
          <w:tab w:val="left" w:pos="7260"/>
        </w:tabs>
        <w:jc w:val="center"/>
        <w:rPr>
          <w:rFonts w:ascii="Georgia" w:hAnsi="Georgia"/>
          <w:b/>
          <w:sz w:val="22"/>
          <w:szCs w:val="22"/>
        </w:rPr>
      </w:pPr>
      <w:r>
        <w:rPr>
          <w:rFonts w:ascii="Georgia" w:hAnsi="Georgia"/>
          <w:b/>
          <w:noProof/>
          <w:sz w:val="22"/>
          <w:szCs w:val="22"/>
        </w:rPr>
        <mc:AlternateContent>
          <mc:Choice Requires="wps">
            <w:drawing>
              <wp:anchor distT="0" distB="0" distL="114300" distR="114300" simplePos="0" relativeHeight="252053504" behindDoc="0" locked="0" layoutInCell="1" allowOverlap="1" wp14:anchorId="11137256" wp14:editId="3216019E">
                <wp:simplePos x="0" y="0"/>
                <wp:positionH relativeFrom="column">
                  <wp:posOffset>5192395</wp:posOffset>
                </wp:positionH>
                <wp:positionV relativeFrom="paragraph">
                  <wp:posOffset>107950</wp:posOffset>
                </wp:positionV>
                <wp:extent cx="941070" cy="343535"/>
                <wp:effectExtent l="0" t="0" r="11430" b="18415"/>
                <wp:wrapNone/>
                <wp:docPr id="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408.85pt;margin-top:8.5pt;width:74.1pt;height:27.0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" filled="f" strokecolor="black [3213]">
                <v:path arrowok="t"/>
              </v:rect>
            </w:pict>
          </mc:Fallback>
        </mc:AlternateContent>
      </w: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D95742" w:rsidRDefault="00D95742" w:rsidP="00F45D0D">
      <w:pPr>
        <w:tabs>
          <w:tab w:val="left" w:pos="7260"/>
        </w:tabs>
        <w:jc w:val="center"/>
        <w:rPr>
          <w:rFonts w:ascii="Georgia" w:hAnsi="Georgia"/>
          <w:b/>
          <w:sz w:val="22"/>
          <w:szCs w:val="22"/>
        </w:rPr>
      </w:pPr>
    </w:p>
    <w:p w:rsidR="00D95742" w:rsidRDefault="00D95742" w:rsidP="00F45D0D">
      <w:pPr>
        <w:tabs>
          <w:tab w:val="left" w:pos="7260"/>
        </w:tabs>
        <w:jc w:val="center"/>
        <w:rPr>
          <w:rFonts w:ascii="Georgia" w:hAnsi="Georgia"/>
          <w:b/>
          <w:sz w:val="22"/>
          <w:szCs w:val="22"/>
        </w:rPr>
      </w:pPr>
    </w:p>
    <w:p w:rsidR="00D95742" w:rsidRDefault="00D95742"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16598" w:rsidRDefault="00C16598" w:rsidP="00F45D0D">
      <w:pPr>
        <w:tabs>
          <w:tab w:val="left" w:pos="7260"/>
        </w:tabs>
        <w:jc w:val="center"/>
        <w:rPr>
          <w:rFonts w:ascii="Georgia" w:hAnsi="Georgia"/>
          <w:b/>
          <w:sz w:val="22"/>
          <w:szCs w:val="22"/>
        </w:rPr>
      </w:pPr>
    </w:p>
    <w:p w:rsidR="00C37DCD" w:rsidRPr="00C37DCD" w:rsidRDefault="00C9443D" w:rsidP="00C948A0">
      <w:pPr>
        <w:pStyle w:val="ListParagraph"/>
        <w:numPr>
          <w:ilvl w:val="0"/>
          <w:numId w:val="29"/>
        </w:numPr>
        <w:tabs>
          <w:tab w:val="left" w:pos="7260"/>
        </w:tabs>
        <w:jc w:val="both"/>
        <w:rPr>
          <w:rFonts w:ascii="Georgia" w:hAnsi="Georgia"/>
          <w:sz w:val="22"/>
          <w:szCs w:val="22"/>
        </w:rPr>
      </w:pPr>
      <w:r>
        <w:rPr>
          <w:rFonts w:ascii="Georgia" w:hAnsi="Georgia"/>
          <w:sz w:val="22"/>
          <w:szCs w:val="22"/>
        </w:rPr>
        <w:t>Now a loop of radius r = 3.5 cm is placed in the region of the field such that its cross section (plane)  makes an angel of 17 degrees with the direction of the field. Find the torque on the loop when a current of 0.7 mA flows through it in. Express the torque in vector form, the current flows in a clockwise direction. (</w:t>
      </w:r>
      <w:r w:rsidR="00C948A0">
        <w:rPr>
          <w:rFonts w:ascii="Georgia" w:hAnsi="Georgia"/>
          <w:sz w:val="22"/>
          <w:szCs w:val="22"/>
        </w:rPr>
        <w:t>I</w:t>
      </w:r>
      <w:r>
        <w:rPr>
          <w:rFonts w:ascii="Georgia" w:hAnsi="Georgia"/>
          <w:sz w:val="22"/>
          <w:szCs w:val="22"/>
        </w:rPr>
        <w:t>f there is more than one possible scenario for the configuration of the loop in the field</w:t>
      </w:r>
      <w:r w:rsidR="00C948A0">
        <w:rPr>
          <w:rFonts w:ascii="Georgia" w:hAnsi="Georgia"/>
          <w:sz w:val="22"/>
          <w:szCs w:val="22"/>
        </w:rPr>
        <w:t xml:space="preserve"> then</w:t>
      </w:r>
      <w:r>
        <w:rPr>
          <w:rFonts w:ascii="Georgia" w:hAnsi="Georgia"/>
          <w:sz w:val="22"/>
          <w:szCs w:val="22"/>
        </w:rPr>
        <w:t xml:space="preserve"> you can pick the one you want.</w:t>
      </w:r>
      <w:r w:rsidR="00C948A0">
        <w:rPr>
          <w:rFonts w:ascii="Georgia" w:hAnsi="Georgia"/>
          <w:sz w:val="22"/>
          <w:szCs w:val="22"/>
        </w:rPr>
        <w:t>)</w:t>
      </w:r>
      <w:r>
        <w:rPr>
          <w:rFonts w:ascii="Georgia" w:hAnsi="Georgia"/>
          <w:sz w:val="22"/>
          <w:szCs w:val="22"/>
        </w:rPr>
        <w:t xml:space="preserve"> (5 marks)</w:t>
      </w:r>
    </w:p>
    <w:p w:rsidR="00C37DCD" w:rsidRDefault="00C9443D" w:rsidP="00C37DCD">
      <w:pPr>
        <w:pStyle w:val="ListParagraph"/>
        <w:tabs>
          <w:tab w:val="left" w:pos="7260"/>
        </w:tabs>
        <w:ind w:left="360"/>
        <w:jc w:val="both"/>
        <w:rPr>
          <w:color w:val="000000"/>
        </w:rPr>
      </w:pPr>
      <w:r>
        <w:rPr>
          <w:rFonts w:ascii="Georgia" w:hAnsi="Georgia"/>
          <w:b/>
          <w:noProof/>
          <w:sz w:val="22"/>
          <w:szCs w:val="22"/>
        </w:rPr>
        <mc:AlternateContent>
          <mc:Choice Requires="wps">
            <w:drawing>
              <wp:anchor distT="0" distB="0" distL="114300" distR="114300" simplePos="0" relativeHeight="252342272" behindDoc="0" locked="0" layoutInCell="1" allowOverlap="1" wp14:anchorId="1148E2F8" wp14:editId="3437EC08">
                <wp:simplePos x="0" y="0"/>
                <wp:positionH relativeFrom="column">
                  <wp:posOffset>5308072</wp:posOffset>
                </wp:positionH>
                <wp:positionV relativeFrom="paragraph">
                  <wp:posOffset>162030</wp:posOffset>
                </wp:positionV>
                <wp:extent cx="941070" cy="343535"/>
                <wp:effectExtent l="0" t="0" r="11430" b="18415"/>
                <wp:wrapNone/>
                <wp:docPr id="43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417.95pt;margin-top:12.75pt;width:74.1pt;height:27.05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" filled="f" strokecolor="black [3213]">
                <v:path arrowok="t"/>
              </v:rect>
            </w:pict>
          </mc:Fallback>
        </mc:AlternateContent>
      </w: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C37DCD" w:rsidRDefault="00C37DCD" w:rsidP="00C37DCD">
      <w:pPr>
        <w:pStyle w:val="ListParagraph"/>
        <w:tabs>
          <w:tab w:val="left" w:pos="7260"/>
        </w:tabs>
        <w:ind w:left="360"/>
        <w:jc w:val="both"/>
        <w:rPr>
          <w:color w:val="000000"/>
        </w:rPr>
      </w:pPr>
    </w:p>
    <w:p w:rsidR="00D543EB" w:rsidRDefault="00C9443D" w:rsidP="00C9443D">
      <w:pPr>
        <w:pStyle w:val="ListParagraph"/>
        <w:numPr>
          <w:ilvl w:val="0"/>
          <w:numId w:val="29"/>
        </w:numPr>
        <w:tabs>
          <w:tab w:val="left" w:pos="7260"/>
        </w:tabs>
        <w:jc w:val="both"/>
        <w:rPr>
          <w:color w:val="000000"/>
        </w:rPr>
      </w:pPr>
      <w:r>
        <w:rPr>
          <w:noProof/>
          <w:color w:val="000000"/>
        </w:rPr>
        <w:t xml:space="preserve">This part is not related to the previous two. </w:t>
      </w:r>
      <w:r w:rsidR="00D53EC1">
        <w:rPr>
          <w:noProof/>
          <w:color w:val="000000"/>
        </w:rPr>
        <w:t xml:space="preserve"> A current I = 90 mA flows in aseries</w:t>
      </w:r>
      <w:r>
        <w:rPr>
          <w:noProof/>
          <w:color w:val="000000"/>
        </w:rPr>
        <w:t xml:space="preserve"> LR circuit at t=0, the resistance in the circuit is 1200 Ohms, and the current drops to 10 percent of its value after 600 ms. Find the inductance. You will have to jsutify your answer fully. (Draw the circuit and derive the expression for the time constant).  (8 marks)</w:t>
      </w:r>
    </w:p>
    <w:p w:rsidR="00D543EB" w:rsidRDefault="00C9443D" w:rsidP="00C37DCD">
      <w:pPr>
        <w:pStyle w:val="ListParagraph"/>
        <w:tabs>
          <w:tab w:val="left" w:pos="7260"/>
        </w:tabs>
        <w:ind w:left="360"/>
        <w:jc w:val="both"/>
        <w:rPr>
          <w:color w:val="000000"/>
        </w:rPr>
      </w:pPr>
      <w:r>
        <w:rPr>
          <w:rFonts w:ascii="Georgia" w:hAnsi="Georgia"/>
          <w:b/>
          <w:noProof/>
          <w:sz w:val="22"/>
          <w:szCs w:val="22"/>
        </w:rPr>
        <mc:AlternateContent>
          <mc:Choice Requires="wps">
            <w:drawing>
              <wp:anchor distT="0" distB="0" distL="114300" distR="114300" simplePos="0" relativeHeight="252344320" behindDoc="0" locked="0" layoutInCell="1" allowOverlap="1" wp14:anchorId="6066C1A0" wp14:editId="611F0558">
                <wp:simplePos x="0" y="0"/>
                <wp:positionH relativeFrom="column">
                  <wp:posOffset>5139055</wp:posOffset>
                </wp:positionH>
                <wp:positionV relativeFrom="paragraph">
                  <wp:posOffset>111760</wp:posOffset>
                </wp:positionV>
                <wp:extent cx="941070" cy="343535"/>
                <wp:effectExtent l="0" t="0" r="11430" b="18415"/>
                <wp:wrapNone/>
                <wp:docPr id="43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70" cy="343535"/>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404.65pt;margin-top:8.8pt;width:74.1pt;height:27.05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" filled="f" strokecolor="black [3213]">
                <v:path arrowok="t"/>
              </v:rect>
            </w:pict>
          </mc:Fallback>
        </mc:AlternateContent>
      </w:r>
    </w:p>
    <w:p w:rsidR="00D543EB" w:rsidRDefault="00D543EB" w:rsidP="00C37DCD">
      <w:pPr>
        <w:pStyle w:val="ListParagraph"/>
        <w:tabs>
          <w:tab w:val="left" w:pos="7260"/>
        </w:tabs>
        <w:ind w:left="360"/>
        <w:jc w:val="both"/>
        <w:rPr>
          <w:color w:val="000000"/>
        </w:rPr>
      </w:pPr>
    </w:p>
    <w:p w:rsidR="00D543EB" w:rsidRDefault="00D543EB" w:rsidP="00C37DCD">
      <w:pPr>
        <w:pStyle w:val="ListParagraph"/>
        <w:tabs>
          <w:tab w:val="left" w:pos="7260"/>
        </w:tabs>
        <w:ind w:left="360"/>
        <w:jc w:val="both"/>
        <w:rPr>
          <w:color w:val="000000"/>
        </w:rPr>
      </w:pPr>
    </w:p>
    <w:p w:rsidR="00D543EB" w:rsidRDefault="00D543EB" w:rsidP="00C37DCD">
      <w:pPr>
        <w:pStyle w:val="ListParagraph"/>
        <w:tabs>
          <w:tab w:val="left" w:pos="7260"/>
        </w:tabs>
        <w:ind w:left="360"/>
        <w:jc w:val="both"/>
        <w:rPr>
          <w:color w:val="000000"/>
        </w:rPr>
      </w:pPr>
    </w:p>
    <w:p w:rsidR="00D543EB" w:rsidRDefault="00D543EB" w:rsidP="00C37DCD">
      <w:pPr>
        <w:pStyle w:val="ListParagraph"/>
        <w:tabs>
          <w:tab w:val="left" w:pos="7260"/>
        </w:tabs>
        <w:ind w:left="360"/>
        <w:jc w:val="both"/>
        <w:rPr>
          <w:color w:val="000000"/>
        </w:rPr>
      </w:pPr>
    </w:p>
    <w:p w:rsidR="00D543EB" w:rsidRDefault="00D543EB" w:rsidP="00C37DCD">
      <w:pPr>
        <w:pStyle w:val="ListParagraph"/>
        <w:tabs>
          <w:tab w:val="left" w:pos="7260"/>
        </w:tabs>
        <w:ind w:left="360"/>
        <w:jc w:val="both"/>
        <w:rPr>
          <w:color w:val="000000"/>
        </w:rPr>
      </w:pPr>
    </w:p>
    <w:p w:rsidR="00D03154" w:rsidRDefault="00D03154" w:rsidP="00C37DCD">
      <w:pPr>
        <w:pStyle w:val="ListParagraph"/>
        <w:tabs>
          <w:tab w:val="left" w:pos="7260"/>
        </w:tabs>
        <w:ind w:left="360"/>
        <w:jc w:val="both"/>
        <w:rPr>
          <w:color w:val="000000"/>
        </w:rPr>
      </w:pPr>
      <w:bookmarkStart w:id="1" w:name="_GoBack"/>
      <w:bookmarkEnd w:id="1"/>
    </w:p>
    <w:p w:rsidR="00D543EB" w:rsidRDefault="00D543EB" w:rsidP="00C37DCD">
      <w:pPr>
        <w:pStyle w:val="ListParagraph"/>
        <w:tabs>
          <w:tab w:val="left" w:pos="7260"/>
        </w:tabs>
        <w:ind w:left="360"/>
        <w:jc w:val="both"/>
        <w:rPr>
          <w:color w:val="000000"/>
        </w:rPr>
      </w:pPr>
    </w:p>
    <w:p w:rsidR="00D543EB" w:rsidRDefault="00D543EB" w:rsidP="00C37DCD">
      <w:pPr>
        <w:pStyle w:val="ListParagraph"/>
        <w:tabs>
          <w:tab w:val="left" w:pos="7260"/>
        </w:tabs>
        <w:ind w:left="360"/>
        <w:jc w:val="both"/>
        <w:rPr>
          <w:color w:val="000000"/>
        </w:rPr>
      </w:pPr>
    </w:p>
    <w:p w:rsidR="00C9443D" w:rsidRDefault="00C9443D" w:rsidP="0010072C">
      <w:pPr>
        <w:tabs>
          <w:tab w:val="left" w:pos="7260"/>
        </w:tabs>
        <w:rPr>
          <w:rFonts w:ascii="Georgia" w:hAnsi="Georgia"/>
          <w:b/>
          <w:sz w:val="22"/>
          <w:szCs w:val="22"/>
        </w:rPr>
      </w:pPr>
    </w:p>
    <w:p w:rsidR="00C9443D" w:rsidRDefault="00C9443D" w:rsidP="00C16598">
      <w:pPr>
        <w:tabs>
          <w:tab w:val="left" w:pos="7260"/>
        </w:tabs>
        <w:jc w:val="center"/>
        <w:rPr>
          <w:rFonts w:ascii="Georgia" w:hAnsi="Georgia"/>
          <w:b/>
          <w:sz w:val="22"/>
          <w:szCs w:val="22"/>
        </w:rPr>
      </w:pPr>
    </w:p>
    <w:p w:rsidR="00C9443D" w:rsidRDefault="00C9443D" w:rsidP="00C16598">
      <w:pPr>
        <w:tabs>
          <w:tab w:val="left" w:pos="7260"/>
        </w:tabs>
        <w:jc w:val="center"/>
        <w:rPr>
          <w:rFonts w:ascii="Georgia" w:hAnsi="Georgia"/>
          <w:b/>
          <w:sz w:val="22"/>
          <w:szCs w:val="22"/>
        </w:rPr>
      </w:pPr>
    </w:p>
    <w:p w:rsidR="00F45D0D" w:rsidRDefault="00F45D0D" w:rsidP="00C16598">
      <w:pPr>
        <w:tabs>
          <w:tab w:val="left" w:pos="7260"/>
        </w:tabs>
        <w:jc w:val="center"/>
        <w:rPr>
          <w:rFonts w:ascii="Georgia" w:hAnsi="Georgia"/>
          <w:b/>
          <w:sz w:val="22"/>
          <w:szCs w:val="22"/>
        </w:rPr>
      </w:pPr>
      <w:r>
        <w:rPr>
          <w:rFonts w:ascii="Georgia" w:hAnsi="Georgia"/>
          <w:b/>
          <w:sz w:val="22"/>
          <w:szCs w:val="22"/>
        </w:rPr>
        <w:lastRenderedPageBreak/>
        <w:t>Formula sheet</w:t>
      </w:r>
    </w:p>
    <w:p w:rsidR="00F45D0D" w:rsidRDefault="00F45D0D" w:rsidP="00F45D0D">
      <w:pPr>
        <w:tabs>
          <w:tab w:val="left" w:pos="630"/>
          <w:tab w:val="left" w:pos="720"/>
        </w:tabs>
        <w:rPr>
          <w:rFonts w:ascii="Georgia" w:hAnsi="Georgia"/>
          <w:sz w:val="22"/>
          <w:szCs w:val="22"/>
        </w:rPr>
      </w:pPr>
    </w:p>
    <w:p w:rsidR="00F45D0D" w:rsidRDefault="00F45D0D" w:rsidP="00F45D0D">
      <w:pPr>
        <w:pStyle w:val="BodyTextIndent3"/>
        <w:rPr>
          <w:rFonts w:ascii="Georgia" w:hAnsi="Georgia"/>
          <w:sz w:val="22"/>
          <w:szCs w:val="22"/>
          <w:vertAlign w:val="superscript"/>
        </w:rPr>
      </w:pPr>
      <w:proofErr w:type="spellStart"/>
      <w:r>
        <w:rPr>
          <w:rFonts w:ascii="Georgia" w:hAnsi="Georgia"/>
          <w:sz w:val="22"/>
          <w:szCs w:val="22"/>
        </w:rPr>
        <w:t>Φ</w:t>
      </w:r>
      <w:r>
        <w:rPr>
          <w:rFonts w:ascii="Georgia" w:hAnsi="Georgia"/>
          <w:sz w:val="22"/>
          <w:szCs w:val="22"/>
          <w:vertAlign w:val="subscript"/>
        </w:rPr>
        <w:t>e</w:t>
      </w:r>
      <w:proofErr w:type="spellEnd"/>
      <w:r>
        <w:rPr>
          <w:rFonts w:ascii="Georgia" w:hAnsi="Georgia"/>
          <w:sz w:val="22"/>
          <w:szCs w:val="22"/>
        </w:rPr>
        <w:t>=</w:t>
      </w:r>
      <w:proofErr w:type="spellStart"/>
      <w:r>
        <w:rPr>
          <w:rFonts w:ascii="Georgia" w:hAnsi="Georgia"/>
          <w:sz w:val="22"/>
          <w:szCs w:val="22"/>
        </w:rPr>
        <w:t>Q</w:t>
      </w:r>
      <w:r>
        <w:rPr>
          <w:rFonts w:ascii="Georgia" w:hAnsi="Georgia"/>
          <w:sz w:val="22"/>
          <w:szCs w:val="22"/>
          <w:vertAlign w:val="subscript"/>
        </w:rPr>
        <w:t>enc</w:t>
      </w:r>
      <w:proofErr w:type="spellEnd"/>
      <w:r>
        <w:rPr>
          <w:rFonts w:ascii="Georgia" w:hAnsi="Georgia"/>
          <w:sz w:val="22"/>
          <w:szCs w:val="22"/>
        </w:rPr>
        <w:t>/ε</w:t>
      </w:r>
      <w:r>
        <w:rPr>
          <w:rFonts w:ascii="Georgia" w:hAnsi="Georgia"/>
          <w:sz w:val="22"/>
          <w:szCs w:val="22"/>
          <w:vertAlign w:val="subscript"/>
        </w:rPr>
        <w:t xml:space="preserve">0 </w:t>
      </w:r>
      <w:r>
        <w:rPr>
          <w:rFonts w:ascii="Georgia" w:hAnsi="Georgia"/>
          <w:sz w:val="22"/>
          <w:szCs w:val="22"/>
        </w:rPr>
        <w:t xml:space="preserve">    Area of spherical shell = 4πr</w:t>
      </w:r>
      <w:r>
        <w:rPr>
          <w:rFonts w:ascii="Georgia" w:hAnsi="Georgia"/>
          <w:sz w:val="22"/>
          <w:szCs w:val="22"/>
          <w:vertAlign w:val="superscript"/>
        </w:rPr>
        <w:t>2</w:t>
      </w:r>
      <w:r>
        <w:rPr>
          <w:rFonts w:ascii="Georgia" w:hAnsi="Georgia"/>
          <w:sz w:val="22"/>
          <w:szCs w:val="22"/>
        </w:rPr>
        <w:t>, g = 9.8 ms</w:t>
      </w:r>
      <w:r>
        <w:rPr>
          <w:rFonts w:ascii="Georgia" w:hAnsi="Georgia"/>
          <w:sz w:val="22"/>
          <w:szCs w:val="22"/>
          <w:vertAlign w:val="superscript"/>
        </w:rPr>
        <w:t>-2</w:t>
      </w:r>
    </w:p>
    <w:p w:rsidR="00F45D0D" w:rsidRDefault="00F45D0D" w:rsidP="00F45D0D">
      <w:pPr>
        <w:pStyle w:val="BodyTextIndent3"/>
        <w:rPr>
          <w:rFonts w:ascii="Georgia" w:hAnsi="Georgia"/>
          <w:position w:val="-6"/>
          <w:sz w:val="22"/>
          <w:szCs w:val="22"/>
        </w:rPr>
      </w:pPr>
      <w:r w:rsidRPr="00DE7FAD">
        <w:rPr>
          <w:rFonts w:ascii="Georgia" w:hAnsi="Georgia"/>
          <w:position w:val="-30"/>
          <w:sz w:val="22"/>
          <w:szCs w:val="22"/>
        </w:rPr>
        <w:object w:dxaOrig="2895" w:dyaOrig="690">
          <v:shape id="_x0000_i1025" type="#_x0000_t75" style="width:144.6pt;height:34.45pt" o:ole="">
            <v:imagedata r:id="rId10" o:title=""/>
          </v:shape>
          <o:OLEObject Type="Embed" ProgID="Equation.DSMT4" ShapeID="_x0000_i1025" DrawAspect="Content" ObjectID="_1458381822" r:id="rId11"/>
        </w:object>
      </w:r>
      <w:r>
        <w:rPr>
          <w:rFonts w:ascii="Georgia" w:hAnsi="Georgia"/>
          <w:sz w:val="22"/>
          <w:szCs w:val="22"/>
        </w:rPr>
        <w:t xml:space="preserve">      </w:t>
      </w:r>
      <w:r w:rsidRPr="00DE7FAD">
        <w:rPr>
          <w:rFonts w:ascii="Georgia" w:hAnsi="Georgia"/>
          <w:position w:val="-12"/>
          <w:sz w:val="22"/>
          <w:szCs w:val="22"/>
        </w:rPr>
        <w:object w:dxaOrig="2430" w:dyaOrig="390">
          <v:shape id="_x0000_i1026" type="#_x0000_t75" style="width:121.5pt;height:20.65pt" o:ole="">
            <v:imagedata r:id="rId12" o:title=""/>
          </v:shape>
          <o:OLEObject Type="Embed" ProgID="Equation.DSMT4" ShapeID="_x0000_i1026" DrawAspect="Content" ObjectID="_1458381823" r:id="rId13"/>
        </w:object>
      </w:r>
      <w:r>
        <w:rPr>
          <w:rFonts w:ascii="Georgia" w:hAnsi="Georgia"/>
          <w:sz w:val="22"/>
          <w:szCs w:val="22"/>
        </w:rPr>
        <w:t xml:space="preserve">  </w:t>
      </w:r>
      <w:r w:rsidRPr="00DE7FAD">
        <w:rPr>
          <w:rFonts w:ascii="Georgia" w:hAnsi="Georgia"/>
          <w:position w:val="-6"/>
          <w:sz w:val="22"/>
          <w:szCs w:val="22"/>
        </w:rPr>
        <w:object w:dxaOrig="1440" w:dyaOrig="300">
          <v:shape id="_x0000_i1027" type="#_x0000_t75" style="width:1in;height:15.05pt" o:ole="">
            <v:imagedata r:id="rId14" o:title=""/>
          </v:shape>
          <o:OLEObject Type="Embed" ProgID="Equation.DSMT4" ShapeID="_x0000_i1027" DrawAspect="Content" ObjectID="_1458381824" r:id="rId15"/>
        </w:object>
      </w:r>
      <w:r>
        <w:rPr>
          <w:rFonts w:ascii="Georgia" w:hAnsi="Georgia"/>
          <w:position w:val="-6"/>
          <w:sz w:val="22"/>
          <w:szCs w:val="22"/>
        </w:rPr>
        <w:t xml:space="preserve">     </w:t>
      </w:r>
    </w:p>
    <w:p w:rsidR="00F45D0D" w:rsidRDefault="00F45D0D" w:rsidP="00F45D0D">
      <w:pPr>
        <w:pStyle w:val="BodyTextIndent3"/>
        <w:ind w:left="0" w:firstLine="0"/>
        <w:rPr>
          <w:rFonts w:ascii="Georgia" w:hAnsi="Georgia"/>
          <w:sz w:val="22"/>
          <w:szCs w:val="22"/>
        </w:rPr>
      </w:pPr>
      <m:oMathPara>
        <m:oMathParaPr>
          <m:jc m:val="left"/>
        </m:oMathParaPr>
        <m:oMath>
          <m:r>
            <w:rPr>
              <w:rFonts w:ascii="Cambria Math" w:hAnsi="Cambria Math"/>
              <w:sz w:val="22"/>
              <w:szCs w:val="22"/>
            </w:rPr>
            <m:t>F=</m:t>
          </m:r>
          <m:f>
            <m:fPr>
              <m:ctrlPr>
                <w:rPr>
                  <w:rFonts w:ascii="Cambria Math" w:hAnsi="Cambria Math"/>
                  <w:i/>
                  <w:sz w:val="22"/>
                  <w:szCs w:val="22"/>
                </w:rPr>
              </m:ctrlPr>
            </m:fPr>
            <m:num>
              <m:r>
                <w:rPr>
                  <w:rFonts w:ascii="Cambria Math" w:hAnsi="Cambria Math"/>
                  <w:sz w:val="22"/>
                  <w:szCs w:val="22"/>
                </w:rPr>
                <m:t>Qq</m:t>
              </m:r>
            </m:num>
            <m:den>
              <m:r>
                <w:rPr>
                  <w:rFonts w:ascii="Cambria Math" w:hAnsi="Cambria Math"/>
                  <w:sz w:val="22"/>
                  <w:szCs w:val="22"/>
                </w:rPr>
                <m:t>4π</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den>
          </m:f>
          <m:r>
            <w:rPr>
              <w:rFonts w:ascii="Cambria Math" w:hAnsi="Cambria Math"/>
              <w:sz w:val="22"/>
              <w:szCs w:val="22"/>
            </w:rPr>
            <m:t xml:space="preserve"> ;      E=</m:t>
          </m:r>
          <m:f>
            <m:fPr>
              <m:ctrlPr>
                <w:rPr>
                  <w:rFonts w:ascii="Cambria Math" w:hAnsi="Cambria Math"/>
                  <w:i/>
                  <w:sz w:val="22"/>
                  <w:szCs w:val="22"/>
                </w:rPr>
              </m:ctrlPr>
            </m:fPr>
            <m:num>
              <m:r>
                <w:rPr>
                  <w:rFonts w:ascii="Cambria Math" w:hAnsi="Cambria Math"/>
                  <w:sz w:val="22"/>
                  <w:szCs w:val="22"/>
                </w:rPr>
                <m:t>Q</m:t>
              </m:r>
            </m:num>
            <m:den>
              <m:r>
                <w:rPr>
                  <w:rFonts w:ascii="Cambria Math" w:hAnsi="Cambria Math"/>
                  <w:sz w:val="22"/>
                  <w:szCs w:val="22"/>
                </w:rPr>
                <m:t>4π</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den>
          </m:f>
          <m:r>
            <w:rPr>
              <w:rFonts w:ascii="Cambria Math" w:hAnsi="Cambria Math"/>
              <w:sz w:val="22"/>
              <w:szCs w:val="22"/>
            </w:rPr>
            <m:t xml:space="preserve"> ;    </m:t>
          </m:r>
          <m:nary>
            <m:naryPr>
              <m:chr m:val="∮"/>
              <m:limLoc m:val="subSup"/>
              <m:ctrlPr>
                <w:rPr>
                  <w:rFonts w:ascii="Cambria Math" w:hAnsi="Cambria Math"/>
                  <w:i/>
                  <w:sz w:val="22"/>
                  <w:szCs w:val="22"/>
                </w:rPr>
              </m:ctrlPr>
            </m:naryPr>
            <m:sub>
              <m:r>
                <w:rPr>
                  <w:rFonts w:ascii="Cambria Math" w:hAnsi="Cambria Math"/>
                  <w:sz w:val="22"/>
                  <w:szCs w:val="22"/>
                </w:rPr>
                <m:t>s</m:t>
              </m:r>
            </m:sub>
            <m:sup/>
            <m:e>
              <m:acc>
                <m:accPr>
                  <m:chr m:val="⃗"/>
                  <m:ctrlPr>
                    <w:rPr>
                      <w:rFonts w:ascii="Cambria Math" w:hAnsi="Cambria Math"/>
                      <w:i/>
                      <w:sz w:val="22"/>
                      <w:szCs w:val="22"/>
                    </w:rPr>
                  </m:ctrlPr>
                </m:accPr>
                <m:e>
                  <m:r>
                    <w:rPr>
                      <w:rFonts w:ascii="Cambria Math" w:hAnsi="Cambria Math"/>
                      <w:sz w:val="22"/>
                      <w:szCs w:val="22"/>
                    </w:rPr>
                    <m:t>E</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s</m:t>
                  </m:r>
                </m:e>
              </m:acc>
            </m:e>
          </m:nary>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enc</m:t>
                  </m:r>
                </m:sub>
              </m:sSub>
            </m:num>
            <m:den>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den>
          </m:f>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B</m:t>
              </m:r>
            </m:sub>
          </m:sSub>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s</m:t>
              </m:r>
            </m:sub>
            <m:sup/>
            <m:e>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s</m:t>
                  </m:r>
                </m:e>
              </m:acc>
            </m:e>
          </m:nary>
          <m:r>
            <w:rPr>
              <w:rFonts w:ascii="Cambria Math" w:hAnsi="Cambria Math"/>
              <w:sz w:val="22"/>
              <w:szCs w:val="22"/>
            </w:rPr>
            <m:t xml:space="preserve">   ; </m:t>
          </m:r>
        </m:oMath>
      </m:oMathPara>
    </w:p>
    <w:p w:rsidR="00F45D0D" w:rsidRDefault="00F45D0D" w:rsidP="00F45D0D">
      <w:pPr>
        <w:pStyle w:val="BodyTextIndent3"/>
        <w:ind w:left="0" w:firstLine="0"/>
        <w:jc w:val="left"/>
        <w:rPr>
          <w:rFonts w:ascii="Georgia" w:hAnsi="Georgia"/>
          <w:sz w:val="22"/>
          <w:szCs w:val="22"/>
        </w:rPr>
      </w:pPr>
      <m:oMath>
        <m:r>
          <w:rPr>
            <w:rFonts w:ascii="Cambria Math" w:hAnsi="Cambria Math"/>
            <w:sz w:val="22"/>
            <w:szCs w:val="22"/>
          </w:rPr>
          <m:t xml:space="preserve">  </m:t>
        </m:r>
        <m:nary>
          <m:naryPr>
            <m:chr m:val="∮"/>
            <m:limLoc m:val="undOvr"/>
            <m:subHide m:val="1"/>
            <m:supHide m:val="1"/>
            <m:ctrlPr>
              <w:rPr>
                <w:rFonts w:ascii="Cambria Math" w:hAnsi="Cambria Math"/>
                <w:i/>
                <w:sz w:val="22"/>
                <w:szCs w:val="22"/>
              </w:rPr>
            </m:ctrlPr>
          </m:naryPr>
          <m:sub/>
          <m:sup/>
          <m:e>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l</m:t>
                </m:r>
              </m:e>
            </m:acc>
          </m:e>
        </m:nary>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0</m:t>
            </m:r>
          </m:sub>
        </m:sSub>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enc</m:t>
            </m:r>
          </m:sub>
        </m:sSub>
        <m:r>
          <w:rPr>
            <w:rFonts w:ascii="Cambria Math" w:hAnsi="Cambria Math"/>
            <w:sz w:val="22"/>
            <w:szCs w:val="22"/>
          </w:rPr>
          <m:t xml:space="preserve">;  </m:t>
        </m:r>
        <m:acc>
          <m:accPr>
            <m:chr m:val="⃗"/>
            <m:ctrlPr>
              <w:rPr>
                <w:rFonts w:ascii="Cambria Math" w:hAnsi="Cambria Math"/>
                <w:i/>
                <w:sz w:val="22"/>
                <w:szCs w:val="22"/>
              </w:rPr>
            </m:ctrlPr>
          </m:accPr>
          <m:e>
            <m:r>
              <w:rPr>
                <w:rFonts w:ascii="Cambria Math" w:hAnsi="Cambria Math"/>
                <w:sz w:val="22"/>
                <w:szCs w:val="22"/>
              </w:rPr>
              <m:t>F</m:t>
            </m:r>
          </m:e>
        </m:acc>
        <m:r>
          <w:rPr>
            <w:rFonts w:ascii="Cambria Math" w:hAnsi="Cambria Math"/>
            <w:sz w:val="22"/>
            <w:szCs w:val="22"/>
          </w:rPr>
          <m:t>=q</m:t>
        </m:r>
        <m:acc>
          <m:accPr>
            <m:chr m:val="⃗"/>
            <m:ctrlPr>
              <w:rPr>
                <w:rFonts w:ascii="Cambria Math" w:hAnsi="Cambria Math"/>
                <w:i/>
                <w:sz w:val="22"/>
                <w:szCs w:val="22"/>
              </w:rPr>
            </m:ctrlPr>
          </m:accPr>
          <m:e>
            <m:r>
              <w:rPr>
                <w:rFonts w:ascii="Cambria Math" w:hAnsi="Cambria Math"/>
                <w:sz w:val="22"/>
                <w:szCs w:val="22"/>
              </w:rPr>
              <m:t>v</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     d</m:t>
        </m:r>
        <m:acc>
          <m:accPr>
            <m:chr m:val="⃗"/>
            <m:ctrlPr>
              <w:rPr>
                <w:rFonts w:ascii="Cambria Math" w:hAnsi="Cambria Math"/>
                <w:i/>
                <w:sz w:val="22"/>
                <w:szCs w:val="22"/>
              </w:rPr>
            </m:ctrlPr>
          </m:accPr>
          <m:e>
            <m:r>
              <w:rPr>
                <w:rFonts w:ascii="Cambria Math" w:hAnsi="Cambria Math"/>
                <w:sz w:val="22"/>
                <w:szCs w:val="22"/>
              </w:rPr>
              <m:t>F</m:t>
            </m:r>
          </m:e>
        </m:acc>
        <m:r>
          <w:rPr>
            <w:rFonts w:ascii="Cambria Math" w:hAnsi="Cambria Math"/>
            <w:sz w:val="22"/>
            <w:szCs w:val="22"/>
          </w:rPr>
          <m:t>=Id</m:t>
        </m:r>
        <m:acc>
          <m:accPr>
            <m:chr m:val="⃗"/>
            <m:ctrlPr>
              <w:rPr>
                <w:rFonts w:ascii="Cambria Math" w:hAnsi="Cambria Math"/>
                <w:i/>
                <w:sz w:val="22"/>
                <w:szCs w:val="22"/>
              </w:rPr>
            </m:ctrlPr>
          </m:accPr>
          <m:e>
            <m:r>
              <w:rPr>
                <w:rFonts w:ascii="Cambria Math" w:hAnsi="Cambria Math"/>
                <w:sz w:val="22"/>
                <w:szCs w:val="22"/>
              </w:rPr>
              <m:t>l</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B</m:t>
            </m:r>
          </m:e>
        </m:acc>
      </m:oMath>
      <w:r>
        <w:rPr>
          <w:rFonts w:ascii="Georgia" w:hAnsi="Georgia"/>
          <w:sz w:val="22"/>
          <w:szCs w:val="22"/>
        </w:rPr>
        <w:t xml:space="preserve">; </w:t>
      </w:r>
      <m:oMath>
        <m:r>
          <w:rPr>
            <w:rFonts w:ascii="Cambria Math" w:hAnsi="Cambria Math"/>
            <w:sz w:val="22"/>
            <w:szCs w:val="22"/>
          </w:rPr>
          <m:t xml:space="preserve">        L=N</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B</m:t>
                </m:r>
              </m:sub>
            </m:sSub>
          </m:num>
          <m:den>
            <m:r>
              <w:rPr>
                <w:rFonts w:ascii="Cambria Math" w:hAnsi="Cambria Math"/>
                <w:sz w:val="22"/>
                <w:szCs w:val="22"/>
              </w:rPr>
              <m:t>I</m:t>
            </m:r>
          </m:den>
        </m:f>
      </m:oMath>
    </w:p>
    <w:p w:rsidR="00F45D0D" w:rsidRDefault="00F45D0D" w:rsidP="00F45D0D">
      <w:pPr>
        <w:pStyle w:val="BodyTextIndent3"/>
        <w:rPr>
          <w:rFonts w:ascii="Georgia" w:hAnsi="Georgia"/>
          <w:position w:val="-6"/>
          <w:sz w:val="22"/>
          <w:szCs w:val="22"/>
        </w:rPr>
      </w:pPr>
      <w:r w:rsidRPr="00DE7FAD">
        <w:rPr>
          <w:rFonts w:ascii="Georgia" w:hAnsi="Georgia"/>
          <w:position w:val="-12"/>
          <w:sz w:val="22"/>
          <w:szCs w:val="22"/>
        </w:rPr>
        <w:object w:dxaOrig="1995" w:dyaOrig="360">
          <v:shape id="_x0000_i1028" type="#_x0000_t75" style="width:99.55pt;height:18.15pt" o:ole="">
            <v:imagedata r:id="rId16" o:title=""/>
          </v:shape>
          <o:OLEObject Type="Embed" ProgID="Equation.3" ShapeID="_x0000_i1028" DrawAspect="Content" ObjectID="_1458381825" r:id="rId17"/>
        </w:object>
      </w:r>
      <w:r w:rsidRPr="00DE7FAD">
        <w:rPr>
          <w:rFonts w:ascii="Georgia" w:hAnsi="Georgia"/>
          <w:position w:val="-14"/>
          <w:sz w:val="22"/>
          <w:szCs w:val="22"/>
        </w:rPr>
        <w:object w:dxaOrig="2580" w:dyaOrig="390">
          <v:shape id="_x0000_i1029" type="#_x0000_t75" style="width:129pt;height:18.8pt" o:ole="">
            <v:imagedata r:id="rId18" o:title=""/>
          </v:shape>
          <o:OLEObject Type="Embed" ProgID="Equation.3" ShapeID="_x0000_i1029" DrawAspect="Content" ObjectID="_1458381826" r:id="rId19"/>
        </w:object>
      </w:r>
      <w:r>
        <w:rPr>
          <w:rFonts w:ascii="Georgia" w:hAnsi="Georgia"/>
          <w:sz w:val="22"/>
          <w:szCs w:val="22"/>
        </w:rPr>
        <w:t xml:space="preserve"> </w:t>
      </w:r>
      <m:oMath>
        <m:r>
          <w:rPr>
            <w:rFonts w:ascii="Cambria Math" w:hAnsi="Cambria Math"/>
            <w:sz w:val="22"/>
            <w:szCs w:val="22"/>
          </w:rPr>
          <m:t>x=</m:t>
        </m:r>
        <m:f>
          <m:fPr>
            <m:ctrlPr>
              <w:rPr>
                <w:rFonts w:ascii="Cambria Math" w:hAnsi="Cambria Math"/>
                <w:i/>
                <w:sz w:val="22"/>
                <w:szCs w:val="22"/>
              </w:rPr>
            </m:ctrlPr>
          </m:fPr>
          <m:num>
            <m:r>
              <w:rPr>
                <w:rFonts w:ascii="Cambria Math" w:hAnsi="Cambria Math"/>
                <w:sz w:val="22"/>
                <w:szCs w:val="22"/>
              </w:rPr>
              <m:t>-b±</m:t>
            </m:r>
            <m:rad>
              <m:radPr>
                <m:degHide m:val="1"/>
                <m:ctrlPr>
                  <w:rPr>
                    <w:rFonts w:ascii="Cambria Math" w:hAnsi="Cambria Math"/>
                    <w:i/>
                    <w:sz w:val="22"/>
                    <w:szCs w:val="22"/>
                  </w:rPr>
                </m:ctrlPr>
              </m:radPr>
              <m:deg/>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2</m:t>
                        </m:r>
                      </m:sup>
                    </m:sSup>
                    <m:r>
                      <w:rPr>
                        <w:rFonts w:ascii="Cambria Math" w:hAnsi="Cambria Math"/>
                        <w:sz w:val="22"/>
                        <w:szCs w:val="22"/>
                      </w:rPr>
                      <m:t>-4ac</m:t>
                    </m:r>
                  </m:e>
                </m:d>
              </m:e>
            </m:rad>
          </m:num>
          <m:den>
            <m:r>
              <w:rPr>
                <w:rFonts w:ascii="Cambria Math" w:hAnsi="Cambria Math"/>
                <w:sz w:val="22"/>
                <w:szCs w:val="22"/>
              </w:rPr>
              <m:t>2a</m:t>
            </m:r>
          </m:den>
        </m:f>
      </m:oMath>
      <w:r>
        <w:rPr>
          <w:rFonts w:ascii="Georgia" w:hAnsi="Georgia"/>
          <w:sz w:val="22"/>
          <w:szCs w:val="22"/>
        </w:rPr>
        <w:t xml:space="preserve"> </w:t>
      </w:r>
      <w:r>
        <w:rPr>
          <w:rFonts w:ascii="Georgia" w:hAnsi="Georgia"/>
          <w:color w:val="000000" w:themeColor="text1"/>
          <w:sz w:val="22"/>
          <w:szCs w:val="22"/>
        </w:rPr>
        <w:t>(</w:t>
      </w:r>
      <w:proofErr w:type="gramStart"/>
      <w:r>
        <w:rPr>
          <w:rFonts w:ascii="Georgia" w:hAnsi="Georgia"/>
          <w:color w:val="000000" w:themeColor="text1"/>
          <w:sz w:val="22"/>
          <w:szCs w:val="22"/>
        </w:rPr>
        <w:t>quadratic</w:t>
      </w:r>
      <w:proofErr w:type="gramEnd"/>
      <w:r>
        <w:rPr>
          <w:rFonts w:ascii="Georgia" w:hAnsi="Georgia"/>
          <w:color w:val="000000" w:themeColor="text1"/>
          <w:sz w:val="22"/>
          <w:szCs w:val="22"/>
        </w:rPr>
        <w:t xml:space="preserve"> </w:t>
      </w:r>
      <w:proofErr w:type="spellStart"/>
      <w:r>
        <w:rPr>
          <w:rFonts w:ascii="Georgia" w:hAnsi="Georgia"/>
          <w:color w:val="000000" w:themeColor="text1"/>
          <w:sz w:val="22"/>
          <w:szCs w:val="22"/>
        </w:rPr>
        <w:t>eqn</w:t>
      </w:r>
      <w:proofErr w:type="spellEnd"/>
      <w:r>
        <w:rPr>
          <w:rFonts w:ascii="Georgia" w:hAnsi="Georgia"/>
          <w:color w:val="000000" w:themeColor="text1"/>
          <w:sz w:val="22"/>
          <w:szCs w:val="22"/>
        </w:rPr>
        <w:t xml:space="preserve"> roots)</w:t>
      </w:r>
    </w:p>
    <w:p w:rsidR="00F45D0D" w:rsidRDefault="00F45D0D" w:rsidP="00F45D0D">
      <w:pPr>
        <w:pStyle w:val="BodyTextIndent3"/>
        <w:rPr>
          <w:rFonts w:ascii="Georgia" w:hAnsi="Georgia"/>
          <w:sz w:val="22"/>
          <w:szCs w:val="22"/>
        </w:rPr>
      </w:pPr>
      <w:r>
        <w:rPr>
          <w:rFonts w:ascii="Georgia" w:hAnsi="Georgia"/>
          <w:sz w:val="22"/>
          <w:szCs w:val="22"/>
        </w:rPr>
        <w:t xml:space="preserve"> B= μ</w:t>
      </w:r>
      <w:r>
        <w:rPr>
          <w:rFonts w:ascii="Georgia" w:hAnsi="Georgia"/>
          <w:sz w:val="22"/>
          <w:szCs w:val="22"/>
          <w:vertAlign w:val="subscript"/>
        </w:rPr>
        <w:t>0</w:t>
      </w:r>
      <w:r>
        <w:rPr>
          <w:rFonts w:ascii="Georgia" w:hAnsi="Georgia"/>
          <w:sz w:val="22"/>
          <w:szCs w:val="22"/>
        </w:rPr>
        <w:t>I/2πr (long conductor)     B= μ</w:t>
      </w:r>
      <w:r>
        <w:rPr>
          <w:rFonts w:ascii="Georgia" w:hAnsi="Georgia"/>
          <w:sz w:val="22"/>
          <w:szCs w:val="22"/>
          <w:vertAlign w:val="subscript"/>
        </w:rPr>
        <w:t>0</w:t>
      </w:r>
      <w:r>
        <w:rPr>
          <w:rFonts w:ascii="Georgia" w:hAnsi="Georgia"/>
          <w:sz w:val="22"/>
          <w:szCs w:val="22"/>
        </w:rPr>
        <w:t>nI (solenoid)    B= μ</w:t>
      </w:r>
      <w:r>
        <w:rPr>
          <w:rFonts w:ascii="Georgia" w:hAnsi="Georgia"/>
          <w:sz w:val="22"/>
          <w:szCs w:val="22"/>
          <w:vertAlign w:val="subscript"/>
        </w:rPr>
        <w:t>0</w:t>
      </w:r>
      <w:r>
        <w:rPr>
          <w:rFonts w:ascii="Georgia" w:hAnsi="Georgia"/>
          <w:sz w:val="22"/>
          <w:szCs w:val="22"/>
        </w:rPr>
        <w:t>I/2r (</w:t>
      </w:r>
      <w:proofErr w:type="spellStart"/>
      <w:r>
        <w:rPr>
          <w:rFonts w:ascii="Georgia" w:hAnsi="Georgia"/>
          <w:sz w:val="22"/>
          <w:szCs w:val="22"/>
        </w:rPr>
        <w:t>centre</w:t>
      </w:r>
      <w:proofErr w:type="spellEnd"/>
      <w:r>
        <w:rPr>
          <w:rFonts w:ascii="Georgia" w:hAnsi="Georgia"/>
          <w:sz w:val="22"/>
          <w:szCs w:val="22"/>
        </w:rPr>
        <w:t xml:space="preserve"> of circular loop)    </w:t>
      </w:r>
    </w:p>
    <w:p w:rsidR="00F45D0D" w:rsidRDefault="00F45D0D" w:rsidP="00F45D0D">
      <w:pPr>
        <w:pStyle w:val="BodyTextIndent3"/>
        <w:rPr>
          <w:rFonts w:ascii="Georgia" w:hAnsi="Georgia"/>
          <w:sz w:val="22"/>
          <w:szCs w:val="22"/>
        </w:rPr>
      </w:pPr>
      <w:r>
        <w:rPr>
          <w:rFonts w:ascii="Georgia" w:hAnsi="Georgia"/>
          <w:sz w:val="22"/>
          <w:szCs w:val="22"/>
        </w:rPr>
        <w:t xml:space="preserve"> E=λ/ε</w:t>
      </w:r>
      <w:r>
        <w:rPr>
          <w:rFonts w:ascii="Georgia" w:hAnsi="Georgia"/>
          <w:sz w:val="22"/>
          <w:szCs w:val="22"/>
          <w:vertAlign w:val="subscript"/>
        </w:rPr>
        <w:t>0</w:t>
      </w:r>
      <w:r>
        <w:rPr>
          <w:rFonts w:ascii="Georgia" w:hAnsi="Georgia"/>
          <w:sz w:val="22"/>
          <w:szCs w:val="22"/>
        </w:rPr>
        <w:t>2πr (long line of charge)       U=CV</w:t>
      </w:r>
      <w:r>
        <w:rPr>
          <w:rFonts w:ascii="Georgia" w:hAnsi="Georgia"/>
          <w:sz w:val="22"/>
          <w:szCs w:val="22"/>
          <w:vertAlign w:val="superscript"/>
        </w:rPr>
        <w:t>2</w:t>
      </w:r>
      <w:r>
        <w:rPr>
          <w:rFonts w:ascii="Georgia" w:hAnsi="Georgia"/>
          <w:sz w:val="22"/>
          <w:szCs w:val="22"/>
        </w:rPr>
        <w:t>/</w:t>
      </w:r>
      <w:proofErr w:type="gramStart"/>
      <w:r>
        <w:rPr>
          <w:rFonts w:ascii="Georgia" w:hAnsi="Georgia"/>
          <w:sz w:val="22"/>
          <w:szCs w:val="22"/>
        </w:rPr>
        <w:t>2  =</w:t>
      </w:r>
      <w:proofErr w:type="gramEnd"/>
      <w:r>
        <w:rPr>
          <w:rFonts w:ascii="Georgia" w:hAnsi="Georgia"/>
          <w:sz w:val="22"/>
          <w:szCs w:val="22"/>
        </w:rPr>
        <w:t xml:space="preserve">  Q</w:t>
      </w:r>
      <w:r>
        <w:rPr>
          <w:rFonts w:ascii="Georgia" w:hAnsi="Georgia"/>
          <w:sz w:val="22"/>
          <w:szCs w:val="22"/>
          <w:vertAlign w:val="superscript"/>
        </w:rPr>
        <w:t>2</w:t>
      </w:r>
      <w:r>
        <w:rPr>
          <w:rFonts w:ascii="Georgia" w:hAnsi="Georgia"/>
          <w:sz w:val="22"/>
          <w:szCs w:val="22"/>
        </w:rPr>
        <w:t>/2C,               U=LI</w:t>
      </w:r>
      <w:r>
        <w:rPr>
          <w:rFonts w:ascii="Georgia" w:hAnsi="Georgia"/>
          <w:sz w:val="22"/>
          <w:szCs w:val="22"/>
          <w:vertAlign w:val="superscript"/>
        </w:rPr>
        <w:t>2</w:t>
      </w:r>
      <w:r>
        <w:rPr>
          <w:rFonts w:ascii="Georgia" w:hAnsi="Georgia"/>
          <w:sz w:val="22"/>
          <w:szCs w:val="22"/>
        </w:rPr>
        <w:t>/2</w:t>
      </w:r>
    </w:p>
    <w:p w:rsidR="00F45D0D" w:rsidRDefault="00F45D0D" w:rsidP="00F45D0D">
      <w:pPr>
        <w:tabs>
          <w:tab w:val="left" w:pos="630"/>
          <w:tab w:val="left" w:pos="720"/>
        </w:tabs>
        <w:rPr>
          <w:rFonts w:ascii="Georgia" w:hAnsi="Georgia"/>
          <w:sz w:val="22"/>
          <w:szCs w:val="22"/>
        </w:rPr>
      </w:pPr>
    </w:p>
    <w:p w:rsidR="00F45D0D" w:rsidRDefault="00F45D0D" w:rsidP="00F45D0D">
      <w:pPr>
        <w:rPr>
          <w:rFonts w:ascii="Georgia" w:hAnsi="Georgia"/>
          <w:sz w:val="22"/>
          <w:szCs w:val="22"/>
        </w:rPr>
      </w:pPr>
      <w:r>
        <w:rPr>
          <w:rFonts w:ascii="Georgia" w:hAnsi="Georgia"/>
          <w:sz w:val="22"/>
          <w:szCs w:val="22"/>
        </w:rPr>
        <w:t>Q=CΔV</w:t>
      </w:r>
      <w:r>
        <w:rPr>
          <w:rFonts w:ascii="Georgia" w:hAnsi="Georgia"/>
          <w:sz w:val="22"/>
          <w:szCs w:val="22"/>
        </w:rPr>
        <w:tab/>
      </w:r>
      <w:proofErr w:type="spellStart"/>
      <w:r>
        <w:rPr>
          <w:rFonts w:ascii="Georgia" w:hAnsi="Georgia"/>
          <w:sz w:val="22"/>
          <w:szCs w:val="22"/>
        </w:rPr>
        <w:t>C</w:t>
      </w:r>
      <w:r>
        <w:rPr>
          <w:rFonts w:ascii="Georgia" w:hAnsi="Georgia"/>
          <w:sz w:val="22"/>
          <w:szCs w:val="22"/>
          <w:vertAlign w:val="subscript"/>
        </w:rPr>
        <w:t>κ</w:t>
      </w:r>
      <w:proofErr w:type="spellEnd"/>
      <w:r>
        <w:rPr>
          <w:rFonts w:ascii="Georgia" w:hAnsi="Georgia"/>
          <w:sz w:val="22"/>
          <w:szCs w:val="22"/>
        </w:rPr>
        <w:t>=</w:t>
      </w:r>
      <w:proofErr w:type="spellStart"/>
      <w:r>
        <w:rPr>
          <w:rFonts w:ascii="Georgia" w:hAnsi="Georgia"/>
          <w:sz w:val="22"/>
          <w:szCs w:val="22"/>
        </w:rPr>
        <w:t>κC</w:t>
      </w:r>
      <w:proofErr w:type="spellEnd"/>
      <w:r>
        <w:rPr>
          <w:rFonts w:ascii="Georgia" w:hAnsi="Georgia"/>
          <w:sz w:val="22"/>
          <w:szCs w:val="22"/>
        </w:rPr>
        <w:tab/>
      </w:r>
      <w:r>
        <w:rPr>
          <w:rFonts w:ascii="Georgia" w:hAnsi="Georgia"/>
          <w:sz w:val="22"/>
          <w:szCs w:val="22"/>
        </w:rPr>
        <w:tab/>
        <w:t>parallel plate capacitor C=ε</w:t>
      </w:r>
      <w:r>
        <w:rPr>
          <w:rFonts w:ascii="Georgia" w:hAnsi="Georgia"/>
          <w:sz w:val="22"/>
          <w:szCs w:val="22"/>
          <w:vertAlign w:val="subscript"/>
        </w:rPr>
        <w:t>0</w:t>
      </w:r>
      <w:r>
        <w:rPr>
          <w:rFonts w:ascii="Georgia" w:hAnsi="Georgia"/>
          <w:sz w:val="22"/>
          <w:szCs w:val="22"/>
        </w:rPr>
        <w:t xml:space="preserve">A/d        </w:t>
      </w:r>
      <m:oMath>
        <m:r>
          <m:rPr>
            <m:sty m:val="p"/>
          </m:rPr>
          <w:rPr>
            <w:rFonts w:ascii="Cambria Math" w:hAnsi="Cambria Math"/>
            <w:sz w:val="22"/>
            <w:szCs w:val="22"/>
          </w:rPr>
          <m:t>ΔV</m:t>
        </m:r>
        <m:r>
          <w:rPr>
            <w:rFonts w:ascii="Cambria Math" w:hAnsi="Cambria Math"/>
            <w:sz w:val="22"/>
            <w:szCs w:val="22"/>
          </w:rPr>
          <m:t>=-</m:t>
        </m:r>
        <m:nary>
          <m:naryPr>
            <m:limLoc m:val="subSup"/>
            <m:ctrlPr>
              <w:rPr>
                <w:rFonts w:ascii="Cambria Math" w:hAnsi="Cambria Math"/>
                <w:i/>
                <w:sz w:val="22"/>
                <w:szCs w:val="22"/>
              </w:rPr>
            </m:ctrlPr>
          </m:naryPr>
          <m:sub>
            <m:r>
              <w:rPr>
                <w:rFonts w:ascii="Cambria Math" w:hAnsi="Cambria Math"/>
                <w:sz w:val="22"/>
                <w:szCs w:val="22"/>
              </w:rPr>
              <m:t>a</m:t>
            </m:r>
          </m:sub>
          <m:sup>
            <m:r>
              <w:rPr>
                <w:rFonts w:ascii="Cambria Math" w:hAnsi="Cambria Math"/>
                <w:sz w:val="22"/>
                <w:szCs w:val="22"/>
              </w:rPr>
              <m:t>b</m:t>
            </m:r>
          </m:sup>
          <m:e>
            <m:acc>
              <m:accPr>
                <m:chr m:val="⃗"/>
                <m:ctrlPr>
                  <w:rPr>
                    <w:rFonts w:ascii="Cambria Math" w:hAnsi="Cambria Math"/>
                    <w:i/>
                    <w:sz w:val="22"/>
                    <w:szCs w:val="22"/>
                  </w:rPr>
                </m:ctrlPr>
              </m:accPr>
              <m:e>
                <m:r>
                  <w:rPr>
                    <w:rFonts w:ascii="Cambria Math" w:hAnsi="Cambria Math"/>
                    <w:sz w:val="22"/>
                    <w:szCs w:val="22"/>
                  </w:rPr>
                  <m:t>E</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l</m:t>
                </m:r>
              </m:e>
            </m:acc>
          </m:e>
        </m:nary>
      </m:oMath>
    </w:p>
    <w:p w:rsidR="00F45D0D" w:rsidRDefault="00F45D0D" w:rsidP="00F45D0D">
      <w:pPr>
        <w:tabs>
          <w:tab w:val="left" w:pos="630"/>
          <w:tab w:val="left" w:pos="720"/>
        </w:tabs>
        <w:rPr>
          <w:rFonts w:ascii="Georgia" w:hAnsi="Georgia" w:cs="Arial"/>
          <w:sz w:val="22"/>
          <w:szCs w:val="22"/>
        </w:rPr>
      </w:pPr>
      <w:r>
        <w:rPr>
          <w:rFonts w:ascii="Georgia" w:hAnsi="Georgia"/>
          <w:sz w:val="22"/>
          <w:szCs w:val="22"/>
        </w:rPr>
        <w:t xml:space="preserve"> </w:t>
      </w:r>
    </w:p>
    <w:p w:rsidR="00F45D0D" w:rsidRDefault="00F45D0D" w:rsidP="00F45D0D">
      <w:pPr>
        <w:pStyle w:val="BodyTextIndent3"/>
        <w:rPr>
          <w:rFonts w:ascii="Georgia" w:hAnsi="Georgia"/>
          <w:color w:val="FF0000"/>
          <w:sz w:val="22"/>
          <w:szCs w:val="22"/>
        </w:rPr>
      </w:pPr>
      <w:proofErr w:type="spellStart"/>
      <w:r>
        <w:rPr>
          <w:rFonts w:ascii="Georgia" w:hAnsi="Georgia"/>
          <w:sz w:val="22"/>
          <w:szCs w:val="22"/>
        </w:rPr>
        <w:t>Φ</w:t>
      </w:r>
      <w:r>
        <w:rPr>
          <w:rFonts w:ascii="Georgia" w:hAnsi="Georgia"/>
          <w:sz w:val="22"/>
          <w:szCs w:val="22"/>
          <w:vertAlign w:val="subscript"/>
        </w:rPr>
        <w:t>e</w:t>
      </w:r>
      <w:proofErr w:type="spellEnd"/>
      <w:r>
        <w:rPr>
          <w:rFonts w:ascii="Georgia" w:hAnsi="Georgia"/>
          <w:sz w:val="22"/>
          <w:szCs w:val="22"/>
        </w:rPr>
        <w:t>=</w:t>
      </w:r>
      <w:proofErr w:type="spellStart"/>
      <w:r>
        <w:rPr>
          <w:rFonts w:ascii="Georgia" w:hAnsi="Georgia"/>
          <w:sz w:val="22"/>
          <w:szCs w:val="22"/>
        </w:rPr>
        <w:t>Q</w:t>
      </w:r>
      <w:r>
        <w:rPr>
          <w:rFonts w:ascii="Georgia" w:hAnsi="Georgia"/>
          <w:sz w:val="22"/>
          <w:szCs w:val="22"/>
          <w:vertAlign w:val="subscript"/>
        </w:rPr>
        <w:t>enc</w:t>
      </w:r>
      <w:proofErr w:type="spellEnd"/>
      <w:r>
        <w:rPr>
          <w:rFonts w:ascii="Georgia" w:hAnsi="Georgia"/>
          <w:sz w:val="22"/>
          <w:szCs w:val="22"/>
        </w:rPr>
        <w:t>/ε</w:t>
      </w:r>
      <w:r>
        <w:rPr>
          <w:rFonts w:ascii="Georgia" w:hAnsi="Georgia"/>
          <w:sz w:val="22"/>
          <w:szCs w:val="22"/>
          <w:vertAlign w:val="subscript"/>
        </w:rPr>
        <w:t xml:space="preserve">0 </w:t>
      </w:r>
      <w:r>
        <w:rPr>
          <w:rFonts w:ascii="Georgia" w:hAnsi="Georgia"/>
          <w:sz w:val="22"/>
          <w:szCs w:val="22"/>
        </w:rPr>
        <w:t xml:space="preserve">    Area of spherical shell = 4πr</w:t>
      </w:r>
      <w:r>
        <w:rPr>
          <w:rFonts w:ascii="Georgia" w:hAnsi="Georgia"/>
          <w:sz w:val="22"/>
          <w:szCs w:val="22"/>
          <w:vertAlign w:val="superscript"/>
        </w:rPr>
        <w:t>2</w:t>
      </w:r>
      <w:proofErr w:type="gramStart"/>
      <w:r>
        <w:rPr>
          <w:rFonts w:ascii="Georgia" w:hAnsi="Georgia"/>
          <w:sz w:val="22"/>
          <w:szCs w:val="22"/>
        </w:rPr>
        <w:t>,  μ</w:t>
      </w:r>
      <w:r>
        <w:rPr>
          <w:rFonts w:ascii="Georgia" w:hAnsi="Georgia"/>
          <w:sz w:val="22"/>
          <w:szCs w:val="22"/>
          <w:vertAlign w:val="subscript"/>
        </w:rPr>
        <w:t>0</w:t>
      </w:r>
      <w:proofErr w:type="gramEnd"/>
      <w:r>
        <w:rPr>
          <w:rFonts w:ascii="Georgia" w:hAnsi="Georgia"/>
          <w:sz w:val="22"/>
          <w:szCs w:val="22"/>
        </w:rPr>
        <w:t>= 4</w:t>
      </w:r>
      <w:r w:rsidRPr="00DE7FAD">
        <w:rPr>
          <w:rFonts w:ascii="Georgia" w:hAnsi="Georgia"/>
          <w:position w:val="-6"/>
          <w:sz w:val="22"/>
          <w:szCs w:val="22"/>
        </w:rPr>
        <w:object w:dxaOrig="210" w:dyaOrig="240">
          <v:shape id="_x0000_i1030" type="#_x0000_t75" style="width:10pt;height:12.5pt" o:ole="">
            <v:imagedata r:id="rId20" o:title=""/>
          </v:shape>
          <o:OLEObject Type="Embed" ProgID="Equation.DSMT4" ShapeID="_x0000_i1030" DrawAspect="Content" ObjectID="_1458381827" r:id="rId21"/>
        </w:object>
      </w:r>
      <w:r>
        <w:rPr>
          <w:rFonts w:ascii="Georgia" w:hAnsi="Georgia"/>
          <w:sz w:val="22"/>
          <w:szCs w:val="22"/>
        </w:rPr>
        <w:t>x10</w:t>
      </w:r>
      <w:r>
        <w:rPr>
          <w:rFonts w:ascii="Georgia" w:hAnsi="Georgia"/>
          <w:sz w:val="22"/>
          <w:szCs w:val="22"/>
          <w:vertAlign w:val="superscript"/>
        </w:rPr>
        <w:t>-7</w:t>
      </w:r>
      <w:r>
        <w:rPr>
          <w:rFonts w:ascii="Georgia" w:hAnsi="Georgia"/>
          <w:sz w:val="22"/>
          <w:szCs w:val="22"/>
        </w:rPr>
        <w:t>,      μ=IA. (</w:t>
      </w:r>
      <w:proofErr w:type="gramStart"/>
      <w:r>
        <w:rPr>
          <w:rFonts w:ascii="Georgia" w:hAnsi="Georgia"/>
          <w:sz w:val="22"/>
          <w:szCs w:val="22"/>
        </w:rPr>
        <w:t>magnetic</w:t>
      </w:r>
      <w:proofErr w:type="gramEnd"/>
      <w:r>
        <w:rPr>
          <w:rFonts w:ascii="Georgia" w:hAnsi="Georgia"/>
          <w:sz w:val="22"/>
          <w:szCs w:val="22"/>
        </w:rPr>
        <w:t xml:space="preserve"> dipole-moment)</w:t>
      </w:r>
    </w:p>
    <w:tbl>
      <w:tblPr>
        <w:tblStyle w:val="TableGrid"/>
        <w:tblW w:w="0" w:type="auto"/>
        <w:tblInd w:w="2160" w:type="dxa"/>
        <w:tblLook w:val="04A0" w:firstRow="1" w:lastRow="0" w:firstColumn="1" w:lastColumn="0" w:noHBand="0" w:noVBand="1"/>
      </w:tblPr>
      <w:tblGrid>
        <w:gridCol w:w="3782"/>
        <w:gridCol w:w="3567"/>
      </w:tblGrid>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
                <w:bCs/>
                <w:sz w:val="22"/>
                <w:szCs w:val="22"/>
              </w:rPr>
            </w:pPr>
            <m:oMathPara>
              <m:oMath>
                <m:r>
                  <w:rPr>
                    <w:rFonts w:ascii="Cambria Math" w:hAnsi="Cambria Math"/>
                    <w:sz w:val="22"/>
                    <w:szCs w:val="22"/>
                  </w:rPr>
                  <m:t>E=</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l</m:t>
                        </m:r>
                      </m:sub>
                    </m:sSub>
                  </m:num>
                  <m:den>
                    <m:r>
                      <w:rPr>
                        <w:rFonts w:ascii="Cambria Math" w:hAnsi="Cambria Math"/>
                        <w:sz w:val="22"/>
                        <w:szCs w:val="22"/>
                      </w:rPr>
                      <m:t>2π</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r</m:t>
                        </m:r>
                      </m:e>
                      <m:sup/>
                    </m:sSup>
                  </m:den>
                </m:f>
                <m:r>
                  <w:rPr>
                    <w:rFonts w:ascii="Cambria Math" w:hAnsi="Cambria Math"/>
                    <w:sz w:val="22"/>
                    <w:szCs w:val="22"/>
                  </w:rPr>
                  <m:t xml:space="preserve">       </m:t>
                </m:r>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r>
              <w:rPr>
                <w:rFonts w:ascii="Georgia" w:hAnsi="Georgia" w:cs="Arial"/>
                <w:bCs/>
                <w:sz w:val="22"/>
                <w:szCs w:val="22"/>
              </w:rPr>
              <w:t>field due to an infinite line</w:t>
            </w:r>
          </w:p>
        </w:tc>
      </w:tr>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
                <w:bCs/>
                <w:sz w:val="22"/>
                <w:szCs w:val="22"/>
                <w:lang w:val="en-CA"/>
              </w:rPr>
            </w:pPr>
            <m:oMathPara>
              <m:oMath>
                <m:r>
                  <w:rPr>
                    <w:rFonts w:ascii="Cambria Math" w:hAnsi="Cambria Math"/>
                    <w:sz w:val="22"/>
                    <w:szCs w:val="22"/>
                  </w:rPr>
                  <m:t>E=</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s</m:t>
                        </m:r>
                      </m:sub>
                    </m:sSub>
                  </m:num>
                  <m:den>
                    <m:r>
                      <w:rPr>
                        <w:rFonts w:ascii="Cambria Math" w:hAnsi="Cambria Math"/>
                        <w:sz w:val="22"/>
                        <w:szCs w:val="22"/>
                      </w:rPr>
                      <m:t>2</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den>
                </m:f>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r>
              <w:rPr>
                <w:rFonts w:ascii="Georgia" w:hAnsi="Georgia" w:cs="Arial"/>
                <w:bCs/>
                <w:sz w:val="22"/>
                <w:szCs w:val="22"/>
              </w:rPr>
              <w:t>field due to an infinite plane</w:t>
            </w:r>
          </w:p>
        </w:tc>
      </w:tr>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284A1A">
            <w:pPr>
              <w:pStyle w:val="BodyTextIndent3"/>
              <w:ind w:left="0" w:firstLine="0"/>
              <w:rPr>
                <w:rFonts w:ascii="Georgia" w:hAnsi="Georgia" w:cs="Arial"/>
                <w:b/>
                <w:bCs/>
                <w:sz w:val="22"/>
                <w:szCs w:val="22"/>
              </w:rPr>
            </w:pPr>
            <m:oMathPara>
              <m:oMath>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0</m:t>
                        </m:r>
                      </m:sub>
                    </m:sSub>
                  </m:num>
                  <m:den>
                    <m:r>
                      <w:rPr>
                        <w:rFonts w:ascii="Cambria Math" w:hAnsi="Cambria Math"/>
                        <w:sz w:val="22"/>
                        <w:szCs w:val="22"/>
                        <w:lang w:val="en-CA"/>
                      </w:rPr>
                      <m:t>4π</m:t>
                    </m:r>
                    <m:sSup>
                      <m:sSupPr>
                        <m:ctrlPr>
                          <w:rPr>
                            <w:rFonts w:ascii="Cambria Math" w:hAnsi="Cambria Math"/>
                            <w:i/>
                            <w:sz w:val="22"/>
                            <w:szCs w:val="22"/>
                          </w:rPr>
                        </m:ctrlPr>
                      </m:sSupPr>
                      <m:e>
                        <m:r>
                          <w:rPr>
                            <w:rFonts w:ascii="Cambria Math" w:hAnsi="Cambria Math"/>
                            <w:sz w:val="22"/>
                            <w:szCs w:val="22"/>
                            <w:lang w:val="en-CA"/>
                          </w:rPr>
                          <m:t>r</m:t>
                        </m:r>
                      </m:e>
                      <m:sup>
                        <m:r>
                          <w:rPr>
                            <w:rFonts w:ascii="Cambria Math" w:hAnsi="Cambria Math"/>
                            <w:sz w:val="22"/>
                            <w:szCs w:val="22"/>
                            <w:lang w:val="en-CA"/>
                          </w:rPr>
                          <m:t>2</m:t>
                        </m:r>
                      </m:sup>
                    </m:sSup>
                  </m:den>
                </m:f>
                <m:r>
                  <w:rPr>
                    <w:rFonts w:ascii="Cambria Math" w:hAnsi="Cambria Math"/>
                    <w:sz w:val="22"/>
                    <w:szCs w:val="22"/>
                  </w:rPr>
                  <m:t>q</m:t>
                </m:r>
                <m:acc>
                  <m:accPr>
                    <m:chr m:val="⃗"/>
                    <m:ctrlPr>
                      <w:rPr>
                        <w:rFonts w:ascii="Cambria Math" w:hAnsi="Cambria Math"/>
                        <w:i/>
                        <w:sz w:val="22"/>
                        <w:szCs w:val="22"/>
                      </w:rPr>
                    </m:ctrlPr>
                  </m:accPr>
                  <m:e>
                    <m:r>
                      <w:rPr>
                        <w:rFonts w:ascii="Cambria Math" w:hAnsi="Cambria Math"/>
                        <w:sz w:val="22"/>
                        <w:szCs w:val="22"/>
                      </w:rPr>
                      <m:t>v</m:t>
                    </m:r>
                  </m:e>
                </m:acc>
                <m:r>
                  <w:rPr>
                    <w:rFonts w:ascii="Cambria Math" w:hAnsi="Cambria Math"/>
                    <w:sz w:val="22"/>
                    <w:szCs w:val="22"/>
                  </w:rPr>
                  <m:t xml:space="preserve">× </m:t>
                </m:r>
                <m:acc>
                  <m:accPr>
                    <m:ctrlPr>
                      <w:rPr>
                        <w:rFonts w:ascii="Cambria Math" w:hAnsi="Cambria Math"/>
                        <w:i/>
                        <w:sz w:val="22"/>
                        <w:szCs w:val="22"/>
                      </w:rPr>
                    </m:ctrlPr>
                  </m:accPr>
                  <m:e>
                    <m:r>
                      <w:rPr>
                        <w:rFonts w:ascii="Cambria Math" w:hAnsi="Cambria Math"/>
                        <w:sz w:val="22"/>
                        <w:szCs w:val="22"/>
                      </w:rPr>
                      <m:t>r</m:t>
                    </m:r>
                  </m:e>
                </m:acc>
                <m:r>
                  <w:rPr>
                    <w:rFonts w:ascii="Cambria Math" w:hAnsi="Cambria Math"/>
                    <w:sz w:val="22"/>
                    <w:szCs w:val="22"/>
                  </w:rPr>
                  <m:t xml:space="preserve">   </m:t>
                </m:r>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proofErr w:type="spellStart"/>
            <w:r>
              <w:rPr>
                <w:rFonts w:ascii="Georgia" w:hAnsi="Georgia" w:cs="Arial"/>
                <w:bCs/>
                <w:sz w:val="22"/>
                <w:szCs w:val="22"/>
              </w:rPr>
              <w:t>Biot-Savart</w:t>
            </w:r>
            <w:proofErr w:type="spellEnd"/>
            <w:r>
              <w:rPr>
                <w:rFonts w:ascii="Georgia" w:hAnsi="Georgia" w:cs="Arial"/>
                <w:bCs/>
                <w:sz w:val="22"/>
                <w:szCs w:val="22"/>
              </w:rPr>
              <w:t xml:space="preserve"> Law</w:t>
            </w:r>
          </w:p>
        </w:tc>
      </w:tr>
      <w:tr w:rsidR="00F45D0D" w:rsidTr="00F45D0D">
        <w:tc>
          <w:tcPr>
            <w:tcW w:w="3782" w:type="dxa"/>
            <w:tcBorders>
              <w:top w:val="single" w:sz="4" w:space="0" w:color="auto"/>
              <w:left w:val="single" w:sz="4" w:space="0" w:color="auto"/>
              <w:bottom w:val="single" w:sz="4" w:space="0" w:color="auto"/>
              <w:right w:val="single" w:sz="4" w:space="0" w:color="auto"/>
            </w:tcBorders>
          </w:tcPr>
          <w:p w:rsidR="00F45D0D" w:rsidRDefault="00F45D0D">
            <w:pPr>
              <w:pStyle w:val="BodyTextIndent3"/>
              <w:ind w:left="0" w:firstLine="0"/>
              <w:rPr>
                <w:rFonts w:ascii="Georgia" w:hAnsi="Georgia"/>
                <w:position w:val="-6"/>
                <w:sz w:val="22"/>
                <w:szCs w:val="22"/>
              </w:rPr>
            </w:pPr>
            <m:oMathPara>
              <m:oMathParaPr>
                <m:jc m:val="left"/>
              </m:oMathParaPr>
              <m:oMath>
                <m:r>
                  <w:rPr>
                    <w:rFonts w:ascii="Cambria Math" w:hAnsi="Cambria Math"/>
                    <w:sz w:val="22"/>
                    <w:szCs w:val="22"/>
                  </w:rPr>
                  <m:t xml:space="preserve">  e= </m:t>
                </m:r>
                <m:nary>
                  <m:naryPr>
                    <m:chr m:val="∮"/>
                    <m:limLoc m:val="undOvr"/>
                    <m:subHide m:val="1"/>
                    <m:supHide m:val="1"/>
                    <m:ctrlPr>
                      <w:rPr>
                        <w:rFonts w:ascii="Cambria Math" w:hAnsi="Cambria Math"/>
                        <w:i/>
                        <w:sz w:val="22"/>
                        <w:szCs w:val="22"/>
                      </w:rPr>
                    </m:ctrlPr>
                  </m:naryPr>
                  <m:sub/>
                  <m:sup/>
                  <m:e>
                    <m:acc>
                      <m:accPr>
                        <m:chr m:val="⃗"/>
                        <m:ctrlPr>
                          <w:rPr>
                            <w:rFonts w:ascii="Cambria Math" w:hAnsi="Cambria Math"/>
                            <w:i/>
                            <w:sz w:val="22"/>
                            <w:szCs w:val="22"/>
                          </w:rPr>
                        </m:ctrlPr>
                      </m:accPr>
                      <m:e>
                        <m:r>
                          <w:rPr>
                            <w:rFonts w:ascii="Cambria Math" w:hAnsi="Cambria Math"/>
                            <w:sz w:val="22"/>
                            <w:szCs w:val="22"/>
                          </w:rPr>
                          <m:t>E</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l</m:t>
                        </m:r>
                      </m:e>
                    </m:acc>
                  </m:e>
                </m:nary>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d</m:t>
                    </m:r>
                  </m:num>
                  <m:den>
                    <m:r>
                      <w:rPr>
                        <w:rFonts w:ascii="Cambria Math" w:hAnsi="Cambria Math"/>
                        <w:sz w:val="22"/>
                        <w:szCs w:val="22"/>
                      </w:rPr>
                      <m:t>dt</m:t>
                    </m:r>
                  </m:den>
                </m:f>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s</m:t>
                    </m:r>
                  </m:sub>
                  <m:sup/>
                  <m:e>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s</m:t>
                        </m:r>
                      </m:e>
                    </m:acc>
                  </m:e>
                </m:nary>
              </m:oMath>
            </m:oMathPara>
          </w:p>
          <w:p w:rsidR="00F45D0D" w:rsidRDefault="00F45D0D">
            <w:pPr>
              <w:pStyle w:val="BodyTextIndent3"/>
              <w:ind w:left="0" w:firstLine="0"/>
              <w:rPr>
                <w:rFonts w:ascii="Georgia" w:hAnsi="Georgia" w:cs="Arial"/>
                <w:b/>
                <w:bCs/>
                <w:sz w:val="22"/>
                <w:szCs w:val="22"/>
              </w:rPr>
            </w:pPr>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r>
              <w:rPr>
                <w:rFonts w:ascii="Georgia" w:hAnsi="Georgia" w:cs="Arial"/>
                <w:bCs/>
                <w:sz w:val="22"/>
                <w:szCs w:val="22"/>
              </w:rPr>
              <w:t xml:space="preserve">Induced </w:t>
            </w:r>
            <w:proofErr w:type="spellStart"/>
            <w:r>
              <w:rPr>
                <w:rFonts w:ascii="Georgia" w:hAnsi="Georgia" w:cs="Arial"/>
                <w:bCs/>
                <w:sz w:val="22"/>
                <w:szCs w:val="22"/>
              </w:rPr>
              <w:t>emf</w:t>
            </w:r>
            <w:proofErr w:type="spellEnd"/>
          </w:p>
        </w:tc>
      </w:tr>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
                <w:bCs/>
                <w:sz w:val="22"/>
                <w:szCs w:val="22"/>
              </w:rPr>
            </w:pPr>
            <m:oMathPara>
              <m:oMath>
                <m:r>
                  <w:rPr>
                    <w:rFonts w:ascii="Cambria Math" w:hAnsi="Cambria Math"/>
                    <w:sz w:val="22"/>
                    <w:szCs w:val="22"/>
                  </w:rPr>
                  <m:t>e=-</m:t>
                </m:r>
                <m:f>
                  <m:fPr>
                    <m:ctrlPr>
                      <w:rPr>
                        <w:rFonts w:ascii="Cambria Math" w:hAnsi="Cambria Math"/>
                        <w:i/>
                        <w:sz w:val="22"/>
                        <w:szCs w:val="22"/>
                      </w:rPr>
                    </m:ctrlPr>
                  </m:fPr>
                  <m:num>
                    <m:r>
                      <w:rPr>
                        <w:rFonts w:ascii="Cambria Math" w:hAnsi="Cambria Math"/>
                        <w:sz w:val="22"/>
                        <w:szCs w:val="22"/>
                      </w:rPr>
                      <m:t>dλ</m:t>
                    </m:r>
                  </m:num>
                  <m:den>
                    <m:r>
                      <w:rPr>
                        <w:rFonts w:ascii="Cambria Math" w:hAnsi="Cambria Math"/>
                        <w:sz w:val="22"/>
                        <w:szCs w:val="22"/>
                      </w:rPr>
                      <m:t>dt</m:t>
                    </m:r>
                  </m:den>
                </m:f>
                <m:r>
                  <w:rPr>
                    <w:rFonts w:ascii="Cambria Math" w:hAnsi="Cambria Math"/>
                    <w:sz w:val="22"/>
                    <w:szCs w:val="22"/>
                  </w:rPr>
                  <m:t>=-N</m:t>
                </m:r>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B</m:t>
                        </m:r>
                      </m:sub>
                    </m:sSub>
                  </m:num>
                  <m:den>
                    <m:r>
                      <w:rPr>
                        <w:rFonts w:ascii="Cambria Math" w:hAnsi="Cambria Math"/>
                        <w:sz w:val="22"/>
                        <w:szCs w:val="22"/>
                      </w:rPr>
                      <m:t>dt</m:t>
                    </m:r>
                  </m:den>
                </m:f>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r>
              <w:rPr>
                <w:rFonts w:ascii="Georgia" w:hAnsi="Georgia" w:cs="Arial"/>
                <w:bCs/>
                <w:sz w:val="22"/>
                <w:szCs w:val="22"/>
              </w:rPr>
              <w:t xml:space="preserve">Induced </w:t>
            </w:r>
            <w:proofErr w:type="spellStart"/>
            <w:r>
              <w:rPr>
                <w:rFonts w:ascii="Georgia" w:hAnsi="Georgia" w:cs="Arial"/>
                <w:bCs/>
                <w:sz w:val="22"/>
                <w:szCs w:val="22"/>
              </w:rPr>
              <w:t>emf</w:t>
            </w:r>
            <w:proofErr w:type="spellEnd"/>
          </w:p>
        </w:tc>
      </w:tr>
    </w:tbl>
    <w:p w:rsidR="00F45D0D" w:rsidRDefault="00F45D0D" w:rsidP="00F45D0D">
      <w:pPr>
        <w:tabs>
          <w:tab w:val="left" w:pos="7260"/>
        </w:tabs>
        <w:rPr>
          <w:rFonts w:ascii="Georgia" w:hAnsi="Georgia"/>
          <w:sz w:val="22"/>
          <w:szCs w:val="22"/>
        </w:rPr>
      </w:pPr>
    </w:p>
    <w:p w:rsidR="00F45D0D" w:rsidRDefault="00F45D0D" w:rsidP="00F45D0D">
      <w:pPr>
        <w:tabs>
          <w:tab w:val="left" w:pos="7260"/>
        </w:tabs>
        <w:rPr>
          <w:rFonts w:ascii="Georgia" w:hAnsi="Georgia"/>
        </w:rPr>
      </w:pPr>
      <w:r>
        <w:rPr>
          <w:rFonts w:ascii="Georgia" w:hAnsi="Georgia"/>
          <w:noProof/>
        </w:rPr>
        <w:drawing>
          <wp:inline distT="0" distB="0" distL="0" distR="0" wp14:anchorId="7E1CE239" wp14:editId="351F9C12">
            <wp:extent cx="5284470" cy="52101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84470" cy="5210175"/>
                    </a:xfrm>
                    <a:prstGeom prst="rect">
                      <a:avLst/>
                    </a:prstGeom>
                    <a:noFill/>
                    <a:ln>
                      <a:noFill/>
                    </a:ln>
                  </pic:spPr>
                </pic:pic>
              </a:graphicData>
            </a:graphic>
          </wp:inline>
        </w:drawing>
      </w:r>
    </w:p>
    <w:p w:rsidR="00F45D0D" w:rsidRDefault="00F45D0D" w:rsidP="00F45D0D">
      <w:pPr>
        <w:tabs>
          <w:tab w:val="left" w:pos="7260"/>
        </w:tabs>
        <w:rPr>
          <w:rFonts w:ascii="Georgia" w:hAnsi="Georgia"/>
        </w:rPr>
      </w:pPr>
    </w:p>
    <w:p w:rsidR="00F45D0D" w:rsidRDefault="00F45D0D" w:rsidP="00F45D0D">
      <w:pPr>
        <w:tabs>
          <w:tab w:val="left" w:pos="7260"/>
        </w:tabs>
        <w:rPr>
          <w:rFonts w:ascii="Georgia" w:hAnsi="Georgia"/>
        </w:rPr>
      </w:pPr>
    </w:p>
    <w:p w:rsidR="00DE50C7" w:rsidRDefault="00DE50C7" w:rsidP="00DE50C7">
      <w:pPr>
        <w:tabs>
          <w:tab w:val="left" w:pos="7260"/>
        </w:tabs>
      </w:pPr>
    </w:p>
    <w:p w:rsidR="00585C8C" w:rsidRDefault="00585C8C" w:rsidP="00DE50C7">
      <w:pPr>
        <w:tabs>
          <w:tab w:val="left" w:pos="7260"/>
        </w:tabs>
      </w:pPr>
    </w:p>
    <w:p w:rsidR="00585C8C" w:rsidRDefault="00585C8C" w:rsidP="00DE50C7">
      <w:pPr>
        <w:tabs>
          <w:tab w:val="left" w:pos="7260"/>
        </w:tabs>
      </w:pPr>
    </w:p>
    <w:p w:rsidR="00585C8C" w:rsidRDefault="00585C8C" w:rsidP="00DE50C7">
      <w:pPr>
        <w:tabs>
          <w:tab w:val="left" w:pos="7260"/>
        </w:tabs>
      </w:pPr>
    </w:p>
    <w:p w:rsidR="00585C8C" w:rsidRDefault="00585C8C" w:rsidP="00DE50C7">
      <w:pPr>
        <w:tabs>
          <w:tab w:val="left" w:pos="7260"/>
        </w:tabs>
      </w:pPr>
    </w:p>
    <w:sectPr w:rsidR="00585C8C" w:rsidSect="003C4846">
      <w:headerReference w:type="default" r:id="rId23"/>
      <w:footerReference w:type="even" r:id="rId24"/>
      <w:footerReference w:type="default" r:id="rId25"/>
      <w:pgSz w:w="12242" w:h="20163" w:code="5"/>
      <w:pgMar w:top="1440" w:right="1262" w:bottom="1440" w:left="153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4A1A" w:rsidRDefault="00284A1A">
      <w:r>
        <w:separator/>
      </w:r>
    </w:p>
  </w:endnote>
  <w:endnote w:type="continuationSeparator" w:id="0">
    <w:p w:rsidR="00284A1A" w:rsidRDefault="00284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Times-Roman">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C43" w:rsidRDefault="00F02C43" w:rsidP="009362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02C43" w:rsidRDefault="00F02C43" w:rsidP="0024222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C43" w:rsidRDefault="00F02C43" w:rsidP="0024222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4A1A" w:rsidRDefault="00284A1A">
      <w:r>
        <w:separator/>
      </w:r>
    </w:p>
  </w:footnote>
  <w:footnote w:type="continuationSeparator" w:id="0">
    <w:p w:rsidR="00284A1A" w:rsidRDefault="00284A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C43" w:rsidRDefault="00F02C43" w:rsidP="00FF4AFB">
    <w:pPr>
      <w:pStyle w:val="Header"/>
      <w:pBdr>
        <w:bottom w:val="single" w:sz="12" w:space="1" w:color="auto"/>
      </w:pBdr>
      <w:rPr>
        <w:rStyle w:val="PageNumber"/>
      </w:rPr>
    </w:pPr>
    <w:r>
      <w:rPr>
        <w:b/>
      </w:rPr>
      <w:t>ECE 106 Final Winter 2014</w:t>
    </w:r>
    <w:r>
      <w:rPr>
        <w:b/>
      </w:rPr>
      <w:tab/>
    </w:r>
    <w:r>
      <w:rPr>
        <w:b/>
      </w:rPr>
      <w:tab/>
      <w:t xml:space="preserve">Page </w:t>
    </w:r>
    <w:r w:rsidRPr="0024222D">
      <w:rPr>
        <w:rStyle w:val="PageNumber"/>
        <w:b/>
      </w:rPr>
      <w:fldChar w:fldCharType="begin"/>
    </w:r>
    <w:r w:rsidRPr="0024222D">
      <w:rPr>
        <w:rStyle w:val="PageNumber"/>
        <w:b/>
      </w:rPr>
      <w:instrText xml:space="preserve"> PAGE </w:instrText>
    </w:r>
    <w:r w:rsidRPr="0024222D">
      <w:rPr>
        <w:rStyle w:val="PageNumber"/>
        <w:b/>
      </w:rPr>
      <w:fldChar w:fldCharType="separate"/>
    </w:r>
    <w:r w:rsidR="00D03154">
      <w:rPr>
        <w:rStyle w:val="PageNumber"/>
        <w:b/>
        <w:noProof/>
      </w:rPr>
      <w:t>2</w:t>
    </w:r>
    <w:r w:rsidRPr="0024222D">
      <w:rPr>
        <w:rStyle w:val="PageNumber"/>
        <w:b/>
      </w:rPr>
      <w:fldChar w:fldCharType="end"/>
    </w:r>
    <w:r w:rsidRPr="0024222D">
      <w:rPr>
        <w:rStyle w:val="PageNumber"/>
        <w:b/>
      </w:rPr>
      <w:t xml:space="preserve"> of </w:t>
    </w:r>
    <w:r>
      <w:rPr>
        <w:rStyle w:val="PageNumber"/>
        <w:b/>
      </w:rPr>
      <w:t>8</w:t>
    </w:r>
  </w:p>
  <w:p w:rsidR="00F02C43" w:rsidRPr="0024222D" w:rsidRDefault="00F02C43">
    <w:pPr>
      <w:pStyle w:val="Header"/>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7" type="#_x0000_t75" style="width:35.2pt;height:21.75pt;visibility:visible;mso-wrap-style:square" o:bullet="t">
        <v:imagedata r:id="rId1" o:title=""/>
      </v:shape>
    </w:pict>
  </w:numPicBullet>
  <w:numPicBullet w:numPicBulletId="1">
    <w:pict>
      <v:shape id="_x0000_i1348" type="#_x0000_t75" style="width:18.75pt;height:22.6pt;visibility:visible;mso-wrap-style:square" o:bullet="t">
        <v:imagedata r:id="rId2" o:title=""/>
      </v:shape>
    </w:pict>
  </w:numPicBullet>
  <w:abstractNum w:abstractNumId="0">
    <w:nsid w:val="00172D7A"/>
    <w:multiLevelType w:val="hybridMultilevel"/>
    <w:tmpl w:val="8ADA54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D64083"/>
    <w:multiLevelType w:val="hybridMultilevel"/>
    <w:tmpl w:val="397A8B8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5FB1076"/>
    <w:multiLevelType w:val="hybridMultilevel"/>
    <w:tmpl w:val="CDA261B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E126D91"/>
    <w:multiLevelType w:val="hybridMultilevel"/>
    <w:tmpl w:val="3DC06852"/>
    <w:lvl w:ilvl="0" w:tplc="FACE5346">
      <w:start w:val="2"/>
      <w:numFmt w:val="lowerLetter"/>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
    <w:nsid w:val="0E4763AE"/>
    <w:multiLevelType w:val="hybridMultilevel"/>
    <w:tmpl w:val="4C0A7428"/>
    <w:lvl w:ilvl="0" w:tplc="96DAA67C">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129736F"/>
    <w:multiLevelType w:val="hybridMultilevel"/>
    <w:tmpl w:val="5CA8F358"/>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11AC26CC"/>
    <w:multiLevelType w:val="hybridMultilevel"/>
    <w:tmpl w:val="F7F882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BF7E71"/>
    <w:multiLevelType w:val="hybridMultilevel"/>
    <w:tmpl w:val="3F724C0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4CE4B91"/>
    <w:multiLevelType w:val="hybridMultilevel"/>
    <w:tmpl w:val="2E98F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6302F9"/>
    <w:multiLevelType w:val="hybridMultilevel"/>
    <w:tmpl w:val="B0461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B678F6"/>
    <w:multiLevelType w:val="hybridMultilevel"/>
    <w:tmpl w:val="956E15AA"/>
    <w:lvl w:ilvl="0" w:tplc="FBEE70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3DC5CBA"/>
    <w:multiLevelType w:val="hybridMultilevel"/>
    <w:tmpl w:val="80AA9E06"/>
    <w:lvl w:ilvl="0" w:tplc="10090017">
      <w:start w:val="1"/>
      <w:numFmt w:val="lowerLetter"/>
      <w:lvlText w:val="%1)"/>
      <w:lvlJc w:val="left"/>
      <w:pPr>
        <w:ind w:left="786"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263623B0"/>
    <w:multiLevelType w:val="hybridMultilevel"/>
    <w:tmpl w:val="E9C839D0"/>
    <w:lvl w:ilvl="0" w:tplc="91864274">
      <w:start w:val="1"/>
      <w:numFmt w:val="low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3E40EA"/>
    <w:multiLevelType w:val="hybridMultilevel"/>
    <w:tmpl w:val="4EEC0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EC0296"/>
    <w:multiLevelType w:val="hybridMultilevel"/>
    <w:tmpl w:val="851E3CB4"/>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2FA6207E"/>
    <w:multiLevelType w:val="hybridMultilevel"/>
    <w:tmpl w:val="59EAE1D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0892F7A"/>
    <w:multiLevelType w:val="hybridMultilevel"/>
    <w:tmpl w:val="DC1A510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30D6489E"/>
    <w:multiLevelType w:val="hybridMultilevel"/>
    <w:tmpl w:val="0774412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35606AC0"/>
    <w:multiLevelType w:val="hybridMultilevel"/>
    <w:tmpl w:val="59569C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577834"/>
    <w:multiLevelType w:val="hybridMultilevel"/>
    <w:tmpl w:val="8F5065C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409A19B9"/>
    <w:multiLevelType w:val="hybridMultilevel"/>
    <w:tmpl w:val="81029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615EBA"/>
    <w:multiLevelType w:val="hybridMultilevel"/>
    <w:tmpl w:val="B1CA40C4"/>
    <w:lvl w:ilvl="0" w:tplc="18E687A2">
      <w:start w:val="3"/>
      <w:numFmt w:val="bullet"/>
      <w:lvlText w:val="-"/>
      <w:lvlJc w:val="left"/>
      <w:pPr>
        <w:ind w:left="720" w:hanging="360"/>
      </w:pPr>
      <w:rPr>
        <w:rFonts w:ascii="Times-Roman" w:eastAsia="Times New Roman" w:hAnsi="Times-Roman" w:cs="Times-Roman" w:hint="default"/>
      </w:rPr>
    </w:lvl>
    <w:lvl w:ilvl="1" w:tplc="10090003">
      <w:start w:val="1"/>
      <w:numFmt w:val="bullet"/>
      <w:lvlText w:val="o"/>
      <w:lvlJc w:val="left"/>
      <w:pPr>
        <w:ind w:left="644"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2">
    <w:nsid w:val="41800CED"/>
    <w:multiLevelType w:val="hybridMultilevel"/>
    <w:tmpl w:val="B9BE441A"/>
    <w:lvl w:ilvl="0" w:tplc="020AB17E">
      <w:start w:val="1"/>
      <w:numFmt w:val="low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AC070F"/>
    <w:multiLevelType w:val="hybridMultilevel"/>
    <w:tmpl w:val="5846D2D6"/>
    <w:lvl w:ilvl="0" w:tplc="73B0A1F8">
      <w:start w:val="1"/>
      <w:numFmt w:val="lowerLetter"/>
      <w:lvlText w:val="(%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4">
    <w:nsid w:val="490171A9"/>
    <w:multiLevelType w:val="hybridMultilevel"/>
    <w:tmpl w:val="79923A08"/>
    <w:lvl w:ilvl="0" w:tplc="10090017">
      <w:start w:val="3"/>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5">
    <w:nsid w:val="4BFF348B"/>
    <w:multiLevelType w:val="hybridMultilevel"/>
    <w:tmpl w:val="4832F2CC"/>
    <w:lvl w:ilvl="0" w:tplc="B590023E">
      <w:start w:val="1"/>
      <w:numFmt w:val="lowerLetter"/>
      <w:lvlText w:val="%1)"/>
      <w:lvlJc w:val="left"/>
      <w:pPr>
        <w:ind w:left="720" w:hanging="360"/>
      </w:pPr>
      <w:rPr>
        <w:rFonts w:ascii="Times New Roman" w:hAnsi="Times New Roman" w:cs="Times New Roman"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517A79A3"/>
    <w:multiLevelType w:val="hybridMultilevel"/>
    <w:tmpl w:val="38547932"/>
    <w:lvl w:ilvl="0" w:tplc="04090017">
      <w:start w:val="2"/>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nsid w:val="52FB2389"/>
    <w:multiLevelType w:val="hybridMultilevel"/>
    <w:tmpl w:val="7AEAD37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nsid w:val="533C744F"/>
    <w:multiLevelType w:val="hybridMultilevel"/>
    <w:tmpl w:val="27B4794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53C7517D"/>
    <w:multiLevelType w:val="hybridMultilevel"/>
    <w:tmpl w:val="5E60F470"/>
    <w:lvl w:ilvl="0" w:tplc="04090017">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4E92CB6"/>
    <w:multiLevelType w:val="hybridMultilevel"/>
    <w:tmpl w:val="4C0AAA3A"/>
    <w:lvl w:ilvl="0" w:tplc="6F92D6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54B6057"/>
    <w:multiLevelType w:val="hybridMultilevel"/>
    <w:tmpl w:val="1D98AE6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nsid w:val="57EF421D"/>
    <w:multiLevelType w:val="hybridMultilevel"/>
    <w:tmpl w:val="1400AE56"/>
    <w:lvl w:ilvl="0" w:tplc="C96CED5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3">
    <w:nsid w:val="5DBD635F"/>
    <w:multiLevelType w:val="hybridMultilevel"/>
    <w:tmpl w:val="F6D631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CE325B"/>
    <w:multiLevelType w:val="hybridMultilevel"/>
    <w:tmpl w:val="4626202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66F636DC"/>
    <w:multiLevelType w:val="hybridMultilevel"/>
    <w:tmpl w:val="45CE456E"/>
    <w:lvl w:ilvl="0" w:tplc="9C5624C6">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nsid w:val="6B3C2E93"/>
    <w:multiLevelType w:val="hybridMultilevel"/>
    <w:tmpl w:val="DD161482"/>
    <w:lvl w:ilvl="0" w:tplc="0428CB7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26357E"/>
    <w:multiLevelType w:val="hybridMultilevel"/>
    <w:tmpl w:val="A036A1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D9956A0"/>
    <w:multiLevelType w:val="hybridMultilevel"/>
    <w:tmpl w:val="A7889FB8"/>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3124E33"/>
    <w:multiLevelType w:val="hybridMultilevel"/>
    <w:tmpl w:val="320AF1E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nsid w:val="76B60024"/>
    <w:multiLevelType w:val="hybridMultilevel"/>
    <w:tmpl w:val="0C5EB1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7B2351E"/>
    <w:multiLevelType w:val="hybridMultilevel"/>
    <w:tmpl w:val="D8585690"/>
    <w:lvl w:ilvl="0" w:tplc="04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nsid w:val="7EC82569"/>
    <w:multiLevelType w:val="hybridMultilevel"/>
    <w:tmpl w:val="7D3870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EFF4BAD"/>
    <w:multiLevelType w:val="hybridMultilevel"/>
    <w:tmpl w:val="380A4322"/>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8"/>
  </w:num>
  <w:num w:numId="2">
    <w:abstractNumId w:val="31"/>
  </w:num>
  <w:num w:numId="3">
    <w:abstractNumId w:val="7"/>
  </w:num>
  <w:num w:numId="4">
    <w:abstractNumId w:val="25"/>
  </w:num>
  <w:num w:numId="5">
    <w:abstractNumId w:val="2"/>
  </w:num>
  <w:num w:numId="6">
    <w:abstractNumId w:val="21"/>
  </w:num>
  <w:num w:numId="7">
    <w:abstractNumId w:val="39"/>
  </w:num>
  <w:num w:numId="8">
    <w:abstractNumId w:val="14"/>
  </w:num>
  <w:num w:numId="9">
    <w:abstractNumId w:val="4"/>
  </w:num>
  <w:num w:numId="10">
    <w:abstractNumId w:val="32"/>
  </w:num>
  <w:num w:numId="11">
    <w:abstractNumId w:val="3"/>
  </w:num>
  <w:num w:numId="12">
    <w:abstractNumId w:val="19"/>
  </w:num>
  <w:num w:numId="13">
    <w:abstractNumId w:val="43"/>
  </w:num>
  <w:num w:numId="14">
    <w:abstractNumId w:val="28"/>
  </w:num>
  <w:num w:numId="15">
    <w:abstractNumId w:val="20"/>
  </w:num>
  <w:num w:numId="16">
    <w:abstractNumId w:val="13"/>
  </w:num>
  <w:num w:numId="17">
    <w:abstractNumId w:val="0"/>
  </w:num>
  <w:num w:numId="18">
    <w:abstractNumId w:val="36"/>
  </w:num>
  <w:num w:numId="19">
    <w:abstractNumId w:val="34"/>
  </w:num>
  <w:num w:numId="20">
    <w:abstractNumId w:val="35"/>
  </w:num>
  <w:num w:numId="21">
    <w:abstractNumId w:val="23"/>
  </w:num>
  <w:num w:numId="22">
    <w:abstractNumId w:val="1"/>
  </w:num>
  <w:num w:numId="23">
    <w:abstractNumId w:val="29"/>
  </w:num>
  <w:num w:numId="24">
    <w:abstractNumId w:val="11"/>
  </w:num>
  <w:num w:numId="25">
    <w:abstractNumId w:val="27"/>
  </w:num>
  <w:num w:numId="26">
    <w:abstractNumId w:val="24"/>
  </w:num>
  <w:num w:numId="27">
    <w:abstractNumId w:val="5"/>
  </w:num>
  <w:num w:numId="28">
    <w:abstractNumId w:val="41"/>
  </w:num>
  <w:num w:numId="29">
    <w:abstractNumId w:val="26"/>
  </w:num>
  <w:num w:numId="30">
    <w:abstractNumId w:val="17"/>
  </w:num>
  <w:num w:numId="31">
    <w:abstractNumId w:val="15"/>
  </w:num>
  <w:num w:numId="32">
    <w:abstractNumId w:val="16"/>
  </w:num>
  <w:num w:numId="33">
    <w:abstractNumId w:val="9"/>
  </w:num>
  <w:num w:numId="34">
    <w:abstractNumId w:val="30"/>
  </w:num>
  <w:num w:numId="35">
    <w:abstractNumId w:val="33"/>
  </w:num>
  <w:num w:numId="36">
    <w:abstractNumId w:val="10"/>
  </w:num>
  <w:num w:numId="37">
    <w:abstractNumId w:val="12"/>
  </w:num>
  <w:num w:numId="38">
    <w:abstractNumId w:val="42"/>
  </w:num>
  <w:num w:numId="39">
    <w:abstractNumId w:val="37"/>
  </w:num>
  <w:num w:numId="40">
    <w:abstractNumId w:val="22"/>
  </w:num>
  <w:num w:numId="41">
    <w:abstractNumId w:val="6"/>
  </w:num>
  <w:num w:numId="42">
    <w:abstractNumId w:val="18"/>
  </w:num>
  <w:num w:numId="43">
    <w:abstractNumId w:val="8"/>
  </w:num>
  <w:num w:numId="44">
    <w:abstractNumId w:val="4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3AD"/>
    <w:rsid w:val="0000099B"/>
    <w:rsid w:val="00000DAA"/>
    <w:rsid w:val="000018F3"/>
    <w:rsid w:val="00001943"/>
    <w:rsid w:val="00003FDC"/>
    <w:rsid w:val="000067FB"/>
    <w:rsid w:val="000124AD"/>
    <w:rsid w:val="000124B3"/>
    <w:rsid w:val="000131F9"/>
    <w:rsid w:val="00031430"/>
    <w:rsid w:val="00033AD4"/>
    <w:rsid w:val="0003472C"/>
    <w:rsid w:val="00040C68"/>
    <w:rsid w:val="00045742"/>
    <w:rsid w:val="00051655"/>
    <w:rsid w:val="00055817"/>
    <w:rsid w:val="00063E16"/>
    <w:rsid w:val="0006656B"/>
    <w:rsid w:val="00066BC8"/>
    <w:rsid w:val="000718DB"/>
    <w:rsid w:val="00072299"/>
    <w:rsid w:val="00074ECE"/>
    <w:rsid w:val="00076CF3"/>
    <w:rsid w:val="00082E2D"/>
    <w:rsid w:val="00090CA9"/>
    <w:rsid w:val="00095523"/>
    <w:rsid w:val="000A185C"/>
    <w:rsid w:val="000A6588"/>
    <w:rsid w:val="000A675E"/>
    <w:rsid w:val="000A6F2C"/>
    <w:rsid w:val="000B191D"/>
    <w:rsid w:val="000C5A2C"/>
    <w:rsid w:val="000C6842"/>
    <w:rsid w:val="000C792F"/>
    <w:rsid w:val="000C7AA0"/>
    <w:rsid w:val="000D37D9"/>
    <w:rsid w:val="000D6AAC"/>
    <w:rsid w:val="000E373C"/>
    <w:rsid w:val="000F09BD"/>
    <w:rsid w:val="000F1E4B"/>
    <w:rsid w:val="000F51C1"/>
    <w:rsid w:val="0010072C"/>
    <w:rsid w:val="00101C35"/>
    <w:rsid w:val="001038A3"/>
    <w:rsid w:val="00104088"/>
    <w:rsid w:val="00111DA0"/>
    <w:rsid w:val="00115A52"/>
    <w:rsid w:val="00116C55"/>
    <w:rsid w:val="00116FF9"/>
    <w:rsid w:val="001170C1"/>
    <w:rsid w:val="00121F28"/>
    <w:rsid w:val="00124535"/>
    <w:rsid w:val="0012578A"/>
    <w:rsid w:val="00125D8C"/>
    <w:rsid w:val="00127EE8"/>
    <w:rsid w:val="001364D7"/>
    <w:rsid w:val="00136AA0"/>
    <w:rsid w:val="001419F4"/>
    <w:rsid w:val="00144A82"/>
    <w:rsid w:val="0015447D"/>
    <w:rsid w:val="00156192"/>
    <w:rsid w:val="00161C79"/>
    <w:rsid w:val="001653CB"/>
    <w:rsid w:val="00172AD1"/>
    <w:rsid w:val="00172D8B"/>
    <w:rsid w:val="00173E91"/>
    <w:rsid w:val="001744CF"/>
    <w:rsid w:val="001757BE"/>
    <w:rsid w:val="0017628F"/>
    <w:rsid w:val="001762CB"/>
    <w:rsid w:val="00177B92"/>
    <w:rsid w:val="001811C5"/>
    <w:rsid w:val="001811DB"/>
    <w:rsid w:val="00183493"/>
    <w:rsid w:val="00184C7F"/>
    <w:rsid w:val="00185B74"/>
    <w:rsid w:val="0019531A"/>
    <w:rsid w:val="001A4214"/>
    <w:rsid w:val="001A4941"/>
    <w:rsid w:val="001A5877"/>
    <w:rsid w:val="001A7C0C"/>
    <w:rsid w:val="001B055E"/>
    <w:rsid w:val="001B17CE"/>
    <w:rsid w:val="001B556D"/>
    <w:rsid w:val="001C1680"/>
    <w:rsid w:val="001C47FE"/>
    <w:rsid w:val="001C65D6"/>
    <w:rsid w:val="001C739B"/>
    <w:rsid w:val="001D4DA4"/>
    <w:rsid w:val="001D598F"/>
    <w:rsid w:val="001D79D1"/>
    <w:rsid w:val="001F3C0D"/>
    <w:rsid w:val="001F4923"/>
    <w:rsid w:val="001F4E0C"/>
    <w:rsid w:val="0020473C"/>
    <w:rsid w:val="00205F4F"/>
    <w:rsid w:val="002063D7"/>
    <w:rsid w:val="0021156D"/>
    <w:rsid w:val="00212F17"/>
    <w:rsid w:val="00216240"/>
    <w:rsid w:val="002167E0"/>
    <w:rsid w:val="00222018"/>
    <w:rsid w:val="00222977"/>
    <w:rsid w:val="002233F7"/>
    <w:rsid w:val="00224CC5"/>
    <w:rsid w:val="0023130D"/>
    <w:rsid w:val="00232605"/>
    <w:rsid w:val="0024222D"/>
    <w:rsid w:val="00242CA2"/>
    <w:rsid w:val="00242F3D"/>
    <w:rsid w:val="0024707A"/>
    <w:rsid w:val="00253B5F"/>
    <w:rsid w:val="002565FE"/>
    <w:rsid w:val="00260B67"/>
    <w:rsid w:val="00265493"/>
    <w:rsid w:val="00266B6F"/>
    <w:rsid w:val="0027238F"/>
    <w:rsid w:val="002747DD"/>
    <w:rsid w:val="00281135"/>
    <w:rsid w:val="0028330C"/>
    <w:rsid w:val="002834F6"/>
    <w:rsid w:val="00284043"/>
    <w:rsid w:val="00284A1A"/>
    <w:rsid w:val="00286483"/>
    <w:rsid w:val="00291811"/>
    <w:rsid w:val="0029687E"/>
    <w:rsid w:val="00296CB7"/>
    <w:rsid w:val="002A2A09"/>
    <w:rsid w:val="002A755D"/>
    <w:rsid w:val="002A7E72"/>
    <w:rsid w:val="002A7F62"/>
    <w:rsid w:val="002B3422"/>
    <w:rsid w:val="002B47F1"/>
    <w:rsid w:val="002C2E80"/>
    <w:rsid w:val="002C2EEC"/>
    <w:rsid w:val="002C73BD"/>
    <w:rsid w:val="002C7B3D"/>
    <w:rsid w:val="002D06FA"/>
    <w:rsid w:val="002D26FD"/>
    <w:rsid w:val="002D67C4"/>
    <w:rsid w:val="002D7A64"/>
    <w:rsid w:val="002E41C2"/>
    <w:rsid w:val="002F0631"/>
    <w:rsid w:val="002F1EC7"/>
    <w:rsid w:val="002F1FA1"/>
    <w:rsid w:val="002F3AF9"/>
    <w:rsid w:val="00300F38"/>
    <w:rsid w:val="00304E90"/>
    <w:rsid w:val="00304F24"/>
    <w:rsid w:val="003051D6"/>
    <w:rsid w:val="00314A49"/>
    <w:rsid w:val="00322E40"/>
    <w:rsid w:val="0032393D"/>
    <w:rsid w:val="00323EFA"/>
    <w:rsid w:val="00327B8A"/>
    <w:rsid w:val="0033018F"/>
    <w:rsid w:val="00336CEB"/>
    <w:rsid w:val="003556C5"/>
    <w:rsid w:val="003604C3"/>
    <w:rsid w:val="00362CCB"/>
    <w:rsid w:val="003646E0"/>
    <w:rsid w:val="00364ABA"/>
    <w:rsid w:val="003676ED"/>
    <w:rsid w:val="00370E03"/>
    <w:rsid w:val="0037282E"/>
    <w:rsid w:val="00372B7D"/>
    <w:rsid w:val="003810C8"/>
    <w:rsid w:val="00383E28"/>
    <w:rsid w:val="0039356B"/>
    <w:rsid w:val="003962AF"/>
    <w:rsid w:val="003B4986"/>
    <w:rsid w:val="003B7B0C"/>
    <w:rsid w:val="003C362E"/>
    <w:rsid w:val="003C4846"/>
    <w:rsid w:val="003D1D0B"/>
    <w:rsid w:val="003D6895"/>
    <w:rsid w:val="003E0B84"/>
    <w:rsid w:val="003E46E8"/>
    <w:rsid w:val="003E5044"/>
    <w:rsid w:val="003F1267"/>
    <w:rsid w:val="004013AD"/>
    <w:rsid w:val="00415118"/>
    <w:rsid w:val="004171C1"/>
    <w:rsid w:val="00424E10"/>
    <w:rsid w:val="004311B2"/>
    <w:rsid w:val="00431D15"/>
    <w:rsid w:val="004322BF"/>
    <w:rsid w:val="0044242E"/>
    <w:rsid w:val="004438C4"/>
    <w:rsid w:val="004467BD"/>
    <w:rsid w:val="00452574"/>
    <w:rsid w:val="004554B8"/>
    <w:rsid w:val="00460A00"/>
    <w:rsid w:val="004611FE"/>
    <w:rsid w:val="00461E72"/>
    <w:rsid w:val="00461F2A"/>
    <w:rsid w:val="004659A7"/>
    <w:rsid w:val="00467E1D"/>
    <w:rsid w:val="00470435"/>
    <w:rsid w:val="00481A02"/>
    <w:rsid w:val="00484782"/>
    <w:rsid w:val="0048770A"/>
    <w:rsid w:val="004957C4"/>
    <w:rsid w:val="004A36AB"/>
    <w:rsid w:val="004B2083"/>
    <w:rsid w:val="004B6B3A"/>
    <w:rsid w:val="004C40B3"/>
    <w:rsid w:val="004C6351"/>
    <w:rsid w:val="004D06F1"/>
    <w:rsid w:val="004D3F48"/>
    <w:rsid w:val="004D4C56"/>
    <w:rsid w:val="004E4BE7"/>
    <w:rsid w:val="004E6E99"/>
    <w:rsid w:val="004F1FFB"/>
    <w:rsid w:val="004F389A"/>
    <w:rsid w:val="005009AF"/>
    <w:rsid w:val="0050783E"/>
    <w:rsid w:val="00507C83"/>
    <w:rsid w:val="005137C6"/>
    <w:rsid w:val="0051551C"/>
    <w:rsid w:val="00521E5D"/>
    <w:rsid w:val="00523854"/>
    <w:rsid w:val="005263C1"/>
    <w:rsid w:val="00542FC1"/>
    <w:rsid w:val="00544DD4"/>
    <w:rsid w:val="00552EB6"/>
    <w:rsid w:val="00561B4F"/>
    <w:rsid w:val="00561CE5"/>
    <w:rsid w:val="00563DF3"/>
    <w:rsid w:val="0056607B"/>
    <w:rsid w:val="00571EA9"/>
    <w:rsid w:val="005731CA"/>
    <w:rsid w:val="00573B91"/>
    <w:rsid w:val="00575314"/>
    <w:rsid w:val="005764D0"/>
    <w:rsid w:val="00583399"/>
    <w:rsid w:val="00584D72"/>
    <w:rsid w:val="00585C8C"/>
    <w:rsid w:val="00587F6E"/>
    <w:rsid w:val="00594C2F"/>
    <w:rsid w:val="005963BA"/>
    <w:rsid w:val="005A34C7"/>
    <w:rsid w:val="005A4123"/>
    <w:rsid w:val="005B12E4"/>
    <w:rsid w:val="005B4CEF"/>
    <w:rsid w:val="005C23CA"/>
    <w:rsid w:val="005C2556"/>
    <w:rsid w:val="005C29E8"/>
    <w:rsid w:val="005D4D3C"/>
    <w:rsid w:val="005E118B"/>
    <w:rsid w:val="005E1355"/>
    <w:rsid w:val="005E25FD"/>
    <w:rsid w:val="005E2CF7"/>
    <w:rsid w:val="005E40F8"/>
    <w:rsid w:val="005E7AA0"/>
    <w:rsid w:val="005F1FCE"/>
    <w:rsid w:val="005F20F2"/>
    <w:rsid w:val="00603C30"/>
    <w:rsid w:val="00617A17"/>
    <w:rsid w:val="00624DAA"/>
    <w:rsid w:val="00632489"/>
    <w:rsid w:val="00640D32"/>
    <w:rsid w:val="006425B9"/>
    <w:rsid w:val="0064508D"/>
    <w:rsid w:val="00645F56"/>
    <w:rsid w:val="006461A1"/>
    <w:rsid w:val="006464BA"/>
    <w:rsid w:val="0064786C"/>
    <w:rsid w:val="00650EAC"/>
    <w:rsid w:val="00650F60"/>
    <w:rsid w:val="00653101"/>
    <w:rsid w:val="00653737"/>
    <w:rsid w:val="00657115"/>
    <w:rsid w:val="006618A1"/>
    <w:rsid w:val="006621E2"/>
    <w:rsid w:val="0067012D"/>
    <w:rsid w:val="006724CA"/>
    <w:rsid w:val="00676029"/>
    <w:rsid w:val="00681E66"/>
    <w:rsid w:val="00690FDC"/>
    <w:rsid w:val="006914EE"/>
    <w:rsid w:val="00691A2C"/>
    <w:rsid w:val="006933D4"/>
    <w:rsid w:val="00694274"/>
    <w:rsid w:val="006A1338"/>
    <w:rsid w:val="006A2FEC"/>
    <w:rsid w:val="006B79CC"/>
    <w:rsid w:val="006C0591"/>
    <w:rsid w:val="006C7847"/>
    <w:rsid w:val="006D3659"/>
    <w:rsid w:val="006D3BCE"/>
    <w:rsid w:val="006D519F"/>
    <w:rsid w:val="006E181F"/>
    <w:rsid w:val="006E1F66"/>
    <w:rsid w:val="006E5FFA"/>
    <w:rsid w:val="006E71D0"/>
    <w:rsid w:val="006F358D"/>
    <w:rsid w:val="006F76B4"/>
    <w:rsid w:val="007030FC"/>
    <w:rsid w:val="00705DED"/>
    <w:rsid w:val="00714CFC"/>
    <w:rsid w:val="0071736E"/>
    <w:rsid w:val="00717536"/>
    <w:rsid w:val="00720CFE"/>
    <w:rsid w:val="0072117B"/>
    <w:rsid w:val="0072170A"/>
    <w:rsid w:val="00722418"/>
    <w:rsid w:val="00726E39"/>
    <w:rsid w:val="00727EDB"/>
    <w:rsid w:val="0073093A"/>
    <w:rsid w:val="00731A3F"/>
    <w:rsid w:val="00731C05"/>
    <w:rsid w:val="00733125"/>
    <w:rsid w:val="0073313B"/>
    <w:rsid w:val="0074098A"/>
    <w:rsid w:val="00742EAF"/>
    <w:rsid w:val="007448FE"/>
    <w:rsid w:val="0075176C"/>
    <w:rsid w:val="00752F7F"/>
    <w:rsid w:val="0075578C"/>
    <w:rsid w:val="00760739"/>
    <w:rsid w:val="00760CDE"/>
    <w:rsid w:val="00762964"/>
    <w:rsid w:val="00763078"/>
    <w:rsid w:val="00763B27"/>
    <w:rsid w:val="00767D02"/>
    <w:rsid w:val="00767D84"/>
    <w:rsid w:val="00770616"/>
    <w:rsid w:val="00772BAA"/>
    <w:rsid w:val="00772E63"/>
    <w:rsid w:val="00773DE9"/>
    <w:rsid w:val="0077410F"/>
    <w:rsid w:val="007801B1"/>
    <w:rsid w:val="00795711"/>
    <w:rsid w:val="007A59EA"/>
    <w:rsid w:val="007A5B55"/>
    <w:rsid w:val="007A6FBA"/>
    <w:rsid w:val="007A7ADF"/>
    <w:rsid w:val="007B1117"/>
    <w:rsid w:val="007B500A"/>
    <w:rsid w:val="007B7214"/>
    <w:rsid w:val="007C1216"/>
    <w:rsid w:val="007C226F"/>
    <w:rsid w:val="007C36BA"/>
    <w:rsid w:val="007C3CCB"/>
    <w:rsid w:val="007C467A"/>
    <w:rsid w:val="007D1C23"/>
    <w:rsid w:val="007D71C4"/>
    <w:rsid w:val="007E445D"/>
    <w:rsid w:val="007E52C7"/>
    <w:rsid w:val="007E5DBE"/>
    <w:rsid w:val="007F0C57"/>
    <w:rsid w:val="007F2CF4"/>
    <w:rsid w:val="007F3C1E"/>
    <w:rsid w:val="007F534F"/>
    <w:rsid w:val="008012E0"/>
    <w:rsid w:val="008042E2"/>
    <w:rsid w:val="00804A8C"/>
    <w:rsid w:val="00805C24"/>
    <w:rsid w:val="00806EE3"/>
    <w:rsid w:val="008247BC"/>
    <w:rsid w:val="008308F0"/>
    <w:rsid w:val="00831928"/>
    <w:rsid w:val="00841CFD"/>
    <w:rsid w:val="0085282B"/>
    <w:rsid w:val="008536CF"/>
    <w:rsid w:val="00855E77"/>
    <w:rsid w:val="0085695A"/>
    <w:rsid w:val="008638E4"/>
    <w:rsid w:val="0086616B"/>
    <w:rsid w:val="00867403"/>
    <w:rsid w:val="0087008C"/>
    <w:rsid w:val="00872C64"/>
    <w:rsid w:val="00875693"/>
    <w:rsid w:val="008823A4"/>
    <w:rsid w:val="00882D03"/>
    <w:rsid w:val="00893CE6"/>
    <w:rsid w:val="00897708"/>
    <w:rsid w:val="008A0B6F"/>
    <w:rsid w:val="008A39D4"/>
    <w:rsid w:val="008A5786"/>
    <w:rsid w:val="008A7EDC"/>
    <w:rsid w:val="008B4925"/>
    <w:rsid w:val="008C3324"/>
    <w:rsid w:val="008C60AC"/>
    <w:rsid w:val="008D017E"/>
    <w:rsid w:val="008D7C5B"/>
    <w:rsid w:val="008E0641"/>
    <w:rsid w:val="008E2466"/>
    <w:rsid w:val="008E28A6"/>
    <w:rsid w:val="008E2E7A"/>
    <w:rsid w:val="008E4547"/>
    <w:rsid w:val="008F0D7B"/>
    <w:rsid w:val="009040EB"/>
    <w:rsid w:val="0090799E"/>
    <w:rsid w:val="00916339"/>
    <w:rsid w:val="00920976"/>
    <w:rsid w:val="009222BA"/>
    <w:rsid w:val="00923B78"/>
    <w:rsid w:val="00923CAE"/>
    <w:rsid w:val="0092646A"/>
    <w:rsid w:val="00926526"/>
    <w:rsid w:val="00932189"/>
    <w:rsid w:val="009344FC"/>
    <w:rsid w:val="009362D9"/>
    <w:rsid w:val="00937EE6"/>
    <w:rsid w:val="00944EA5"/>
    <w:rsid w:val="00946B8F"/>
    <w:rsid w:val="00946D10"/>
    <w:rsid w:val="00957920"/>
    <w:rsid w:val="00961B9A"/>
    <w:rsid w:val="009625D8"/>
    <w:rsid w:val="00962712"/>
    <w:rsid w:val="00962DFD"/>
    <w:rsid w:val="00967A11"/>
    <w:rsid w:val="009725CC"/>
    <w:rsid w:val="0097288A"/>
    <w:rsid w:val="00972A38"/>
    <w:rsid w:val="00973516"/>
    <w:rsid w:val="00974860"/>
    <w:rsid w:val="00980DD8"/>
    <w:rsid w:val="009832A1"/>
    <w:rsid w:val="00995047"/>
    <w:rsid w:val="00996675"/>
    <w:rsid w:val="009A5766"/>
    <w:rsid w:val="009A6B7C"/>
    <w:rsid w:val="009B5FC9"/>
    <w:rsid w:val="009B68F1"/>
    <w:rsid w:val="009C2EC6"/>
    <w:rsid w:val="009C6D20"/>
    <w:rsid w:val="009D04FE"/>
    <w:rsid w:val="009D3B28"/>
    <w:rsid w:val="009E5E44"/>
    <w:rsid w:val="009E6BA2"/>
    <w:rsid w:val="009F7E20"/>
    <w:rsid w:val="009F7FEB"/>
    <w:rsid w:val="00A05945"/>
    <w:rsid w:val="00A07F03"/>
    <w:rsid w:val="00A110F2"/>
    <w:rsid w:val="00A1154F"/>
    <w:rsid w:val="00A13968"/>
    <w:rsid w:val="00A15DC3"/>
    <w:rsid w:val="00A172BA"/>
    <w:rsid w:val="00A20AED"/>
    <w:rsid w:val="00A20D4E"/>
    <w:rsid w:val="00A221D5"/>
    <w:rsid w:val="00A245FD"/>
    <w:rsid w:val="00A26CB7"/>
    <w:rsid w:val="00A26ECB"/>
    <w:rsid w:val="00A30098"/>
    <w:rsid w:val="00A32968"/>
    <w:rsid w:val="00A32CEF"/>
    <w:rsid w:val="00A3478C"/>
    <w:rsid w:val="00A351A7"/>
    <w:rsid w:val="00A35513"/>
    <w:rsid w:val="00A35701"/>
    <w:rsid w:val="00A37607"/>
    <w:rsid w:val="00A37977"/>
    <w:rsid w:val="00A42E8C"/>
    <w:rsid w:val="00A448DB"/>
    <w:rsid w:val="00A455DA"/>
    <w:rsid w:val="00A527D3"/>
    <w:rsid w:val="00A558A3"/>
    <w:rsid w:val="00A62F2E"/>
    <w:rsid w:val="00A64890"/>
    <w:rsid w:val="00A75F55"/>
    <w:rsid w:val="00A8468C"/>
    <w:rsid w:val="00A85D3E"/>
    <w:rsid w:val="00A92DC0"/>
    <w:rsid w:val="00A9303B"/>
    <w:rsid w:val="00A944D4"/>
    <w:rsid w:val="00A952F7"/>
    <w:rsid w:val="00A96B08"/>
    <w:rsid w:val="00AA0BB6"/>
    <w:rsid w:val="00AA3C63"/>
    <w:rsid w:val="00AA4FF5"/>
    <w:rsid w:val="00AA741B"/>
    <w:rsid w:val="00AB2A00"/>
    <w:rsid w:val="00AB34F0"/>
    <w:rsid w:val="00AC15B8"/>
    <w:rsid w:val="00AC23A1"/>
    <w:rsid w:val="00AC3949"/>
    <w:rsid w:val="00AC652C"/>
    <w:rsid w:val="00AC76C9"/>
    <w:rsid w:val="00AD5237"/>
    <w:rsid w:val="00AE45F7"/>
    <w:rsid w:val="00AE4B01"/>
    <w:rsid w:val="00AE6C01"/>
    <w:rsid w:val="00AF39EA"/>
    <w:rsid w:val="00AF776C"/>
    <w:rsid w:val="00B02C6D"/>
    <w:rsid w:val="00B050D7"/>
    <w:rsid w:val="00B21E3B"/>
    <w:rsid w:val="00B24364"/>
    <w:rsid w:val="00B2572E"/>
    <w:rsid w:val="00B26519"/>
    <w:rsid w:val="00B26E37"/>
    <w:rsid w:val="00B27CEF"/>
    <w:rsid w:val="00B3004E"/>
    <w:rsid w:val="00B31401"/>
    <w:rsid w:val="00B35B24"/>
    <w:rsid w:val="00B43824"/>
    <w:rsid w:val="00B43C21"/>
    <w:rsid w:val="00B47400"/>
    <w:rsid w:val="00B51F9D"/>
    <w:rsid w:val="00B52491"/>
    <w:rsid w:val="00B531DF"/>
    <w:rsid w:val="00B53A18"/>
    <w:rsid w:val="00B56CB8"/>
    <w:rsid w:val="00B57FD3"/>
    <w:rsid w:val="00B62CD9"/>
    <w:rsid w:val="00B636BE"/>
    <w:rsid w:val="00B65CAB"/>
    <w:rsid w:val="00B66E9D"/>
    <w:rsid w:val="00B7124E"/>
    <w:rsid w:val="00B71AAC"/>
    <w:rsid w:val="00B7524E"/>
    <w:rsid w:val="00B77F83"/>
    <w:rsid w:val="00B81C4E"/>
    <w:rsid w:val="00B836DC"/>
    <w:rsid w:val="00B90CF4"/>
    <w:rsid w:val="00B91D72"/>
    <w:rsid w:val="00B91F36"/>
    <w:rsid w:val="00B95D2A"/>
    <w:rsid w:val="00BA11A5"/>
    <w:rsid w:val="00BA39E9"/>
    <w:rsid w:val="00BA4EBA"/>
    <w:rsid w:val="00BB2349"/>
    <w:rsid w:val="00BB310D"/>
    <w:rsid w:val="00BB5026"/>
    <w:rsid w:val="00BC0768"/>
    <w:rsid w:val="00BC1777"/>
    <w:rsid w:val="00BC2499"/>
    <w:rsid w:val="00BC7C5D"/>
    <w:rsid w:val="00BD2CB7"/>
    <w:rsid w:val="00BE0857"/>
    <w:rsid w:val="00BE13CE"/>
    <w:rsid w:val="00BE32EB"/>
    <w:rsid w:val="00BF4E7E"/>
    <w:rsid w:val="00C02078"/>
    <w:rsid w:val="00C06785"/>
    <w:rsid w:val="00C1045E"/>
    <w:rsid w:val="00C16598"/>
    <w:rsid w:val="00C20B37"/>
    <w:rsid w:val="00C22E6B"/>
    <w:rsid w:val="00C23210"/>
    <w:rsid w:val="00C34060"/>
    <w:rsid w:val="00C342A2"/>
    <w:rsid w:val="00C359DE"/>
    <w:rsid w:val="00C3679E"/>
    <w:rsid w:val="00C37DCD"/>
    <w:rsid w:val="00C40DE5"/>
    <w:rsid w:val="00C503E5"/>
    <w:rsid w:val="00C50DC1"/>
    <w:rsid w:val="00C603D4"/>
    <w:rsid w:val="00C6317D"/>
    <w:rsid w:val="00C66C35"/>
    <w:rsid w:val="00C72ADA"/>
    <w:rsid w:val="00C7613F"/>
    <w:rsid w:val="00C801E7"/>
    <w:rsid w:val="00C826CB"/>
    <w:rsid w:val="00C84EB5"/>
    <w:rsid w:val="00C85819"/>
    <w:rsid w:val="00C869E5"/>
    <w:rsid w:val="00C9037D"/>
    <w:rsid w:val="00C90520"/>
    <w:rsid w:val="00C93540"/>
    <w:rsid w:val="00C9443D"/>
    <w:rsid w:val="00C948A0"/>
    <w:rsid w:val="00CA05D3"/>
    <w:rsid w:val="00CA679E"/>
    <w:rsid w:val="00CA695E"/>
    <w:rsid w:val="00CA7AED"/>
    <w:rsid w:val="00CB1AD1"/>
    <w:rsid w:val="00CB6EE6"/>
    <w:rsid w:val="00CC23DF"/>
    <w:rsid w:val="00CC2BCA"/>
    <w:rsid w:val="00CC3656"/>
    <w:rsid w:val="00CD032B"/>
    <w:rsid w:val="00CD2445"/>
    <w:rsid w:val="00CD4887"/>
    <w:rsid w:val="00CD63EF"/>
    <w:rsid w:val="00CE16B5"/>
    <w:rsid w:val="00CF1738"/>
    <w:rsid w:val="00CF19E0"/>
    <w:rsid w:val="00CF334A"/>
    <w:rsid w:val="00D01541"/>
    <w:rsid w:val="00D03154"/>
    <w:rsid w:val="00D060D5"/>
    <w:rsid w:val="00D06C9B"/>
    <w:rsid w:val="00D1183B"/>
    <w:rsid w:val="00D14BE3"/>
    <w:rsid w:val="00D152B2"/>
    <w:rsid w:val="00D22359"/>
    <w:rsid w:val="00D30960"/>
    <w:rsid w:val="00D32218"/>
    <w:rsid w:val="00D3676E"/>
    <w:rsid w:val="00D37CE0"/>
    <w:rsid w:val="00D44CFC"/>
    <w:rsid w:val="00D45141"/>
    <w:rsid w:val="00D5315C"/>
    <w:rsid w:val="00D53EC1"/>
    <w:rsid w:val="00D543EB"/>
    <w:rsid w:val="00D54593"/>
    <w:rsid w:val="00D54661"/>
    <w:rsid w:val="00D55899"/>
    <w:rsid w:val="00D55AD8"/>
    <w:rsid w:val="00D6202C"/>
    <w:rsid w:val="00D6265D"/>
    <w:rsid w:val="00D6748D"/>
    <w:rsid w:val="00D712FA"/>
    <w:rsid w:val="00D760D5"/>
    <w:rsid w:val="00D8025B"/>
    <w:rsid w:val="00D83856"/>
    <w:rsid w:val="00D84FB3"/>
    <w:rsid w:val="00D857F1"/>
    <w:rsid w:val="00D904DC"/>
    <w:rsid w:val="00D93016"/>
    <w:rsid w:val="00D95742"/>
    <w:rsid w:val="00D96006"/>
    <w:rsid w:val="00DA4B26"/>
    <w:rsid w:val="00DC269F"/>
    <w:rsid w:val="00DC28F5"/>
    <w:rsid w:val="00DC38A3"/>
    <w:rsid w:val="00DE50C7"/>
    <w:rsid w:val="00DE7FAD"/>
    <w:rsid w:val="00DF0D47"/>
    <w:rsid w:val="00DF6666"/>
    <w:rsid w:val="00E020CA"/>
    <w:rsid w:val="00E03F20"/>
    <w:rsid w:val="00E129E6"/>
    <w:rsid w:val="00E17315"/>
    <w:rsid w:val="00E206F7"/>
    <w:rsid w:val="00E2723F"/>
    <w:rsid w:val="00E306DD"/>
    <w:rsid w:val="00E33AA9"/>
    <w:rsid w:val="00E34A38"/>
    <w:rsid w:val="00E3515E"/>
    <w:rsid w:val="00E37EA7"/>
    <w:rsid w:val="00E4212F"/>
    <w:rsid w:val="00E44089"/>
    <w:rsid w:val="00E44AA8"/>
    <w:rsid w:val="00E457D1"/>
    <w:rsid w:val="00E47172"/>
    <w:rsid w:val="00E51E69"/>
    <w:rsid w:val="00E604AE"/>
    <w:rsid w:val="00E6432F"/>
    <w:rsid w:val="00E645D3"/>
    <w:rsid w:val="00E70C99"/>
    <w:rsid w:val="00E837D7"/>
    <w:rsid w:val="00E837F0"/>
    <w:rsid w:val="00E85370"/>
    <w:rsid w:val="00E87CC5"/>
    <w:rsid w:val="00E932E0"/>
    <w:rsid w:val="00E9705D"/>
    <w:rsid w:val="00E97C34"/>
    <w:rsid w:val="00EA2003"/>
    <w:rsid w:val="00EA79A7"/>
    <w:rsid w:val="00EB67DA"/>
    <w:rsid w:val="00EB6BA6"/>
    <w:rsid w:val="00EC2DB1"/>
    <w:rsid w:val="00EC332D"/>
    <w:rsid w:val="00EC377E"/>
    <w:rsid w:val="00EC3D41"/>
    <w:rsid w:val="00EC454A"/>
    <w:rsid w:val="00ED0540"/>
    <w:rsid w:val="00ED0B9C"/>
    <w:rsid w:val="00ED1995"/>
    <w:rsid w:val="00ED22B3"/>
    <w:rsid w:val="00ED35BF"/>
    <w:rsid w:val="00EE12E5"/>
    <w:rsid w:val="00EF2F11"/>
    <w:rsid w:val="00EF6632"/>
    <w:rsid w:val="00EF75F2"/>
    <w:rsid w:val="00F02C43"/>
    <w:rsid w:val="00F0366A"/>
    <w:rsid w:val="00F04D71"/>
    <w:rsid w:val="00F05383"/>
    <w:rsid w:val="00F14A32"/>
    <w:rsid w:val="00F14C71"/>
    <w:rsid w:val="00F33544"/>
    <w:rsid w:val="00F33BC8"/>
    <w:rsid w:val="00F42101"/>
    <w:rsid w:val="00F45D0D"/>
    <w:rsid w:val="00F4654A"/>
    <w:rsid w:val="00F46E72"/>
    <w:rsid w:val="00F50277"/>
    <w:rsid w:val="00F62B47"/>
    <w:rsid w:val="00F639A9"/>
    <w:rsid w:val="00F640D4"/>
    <w:rsid w:val="00F666FB"/>
    <w:rsid w:val="00F744D2"/>
    <w:rsid w:val="00F91F39"/>
    <w:rsid w:val="00F9543F"/>
    <w:rsid w:val="00F96CC1"/>
    <w:rsid w:val="00F979D1"/>
    <w:rsid w:val="00FD1927"/>
    <w:rsid w:val="00FD5DA5"/>
    <w:rsid w:val="00FF4AF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3AD"/>
    <w:rPr>
      <w:sz w:val="24"/>
      <w:szCs w:val="24"/>
      <w:lang w:val="en-US" w:eastAsia="en-US"/>
    </w:rPr>
  </w:style>
  <w:style w:type="paragraph" w:styleId="Heading2">
    <w:name w:val="heading 2"/>
    <w:basedOn w:val="Normal"/>
    <w:next w:val="Normal"/>
    <w:qFormat/>
    <w:rsid w:val="00650EAC"/>
    <w:pPr>
      <w:keepNext/>
      <w:ind w:left="7920" w:firstLine="720"/>
      <w:outlineLvl w:val="1"/>
    </w:pPr>
    <w:rPr>
      <w:b/>
      <w:sz w:val="22"/>
      <w:szCs w:val="20"/>
    </w:rPr>
  </w:style>
  <w:style w:type="paragraph" w:styleId="Heading3">
    <w:name w:val="heading 3"/>
    <w:basedOn w:val="Normal"/>
    <w:next w:val="Normal"/>
    <w:qFormat/>
    <w:rsid w:val="00650EAC"/>
    <w:pPr>
      <w:keepNext/>
      <w:jc w:val="center"/>
      <w:outlineLvl w:val="2"/>
    </w:pPr>
    <w:rPr>
      <w:b/>
      <w:szCs w:val="20"/>
    </w:rPr>
  </w:style>
  <w:style w:type="paragraph" w:styleId="Heading4">
    <w:name w:val="heading 4"/>
    <w:basedOn w:val="Normal"/>
    <w:next w:val="Normal"/>
    <w:qFormat/>
    <w:rsid w:val="00650EAC"/>
    <w:pPr>
      <w:keepNext/>
      <w:outlineLvl w:val="3"/>
    </w:pPr>
    <w:rPr>
      <w:b/>
      <w:szCs w:val="20"/>
    </w:rPr>
  </w:style>
  <w:style w:type="paragraph" w:styleId="Heading5">
    <w:name w:val="heading 5"/>
    <w:basedOn w:val="Normal"/>
    <w:next w:val="Normal"/>
    <w:qFormat/>
    <w:rsid w:val="00650EAC"/>
    <w:pPr>
      <w:keepNext/>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650EAC"/>
    <w:pPr>
      <w:ind w:left="2160" w:hanging="2160"/>
      <w:jc w:val="both"/>
    </w:pPr>
    <w:rPr>
      <w:szCs w:val="20"/>
    </w:rPr>
  </w:style>
  <w:style w:type="table" w:styleId="TableGrid">
    <w:name w:val="Table Grid"/>
    <w:basedOn w:val="TableNormal"/>
    <w:uiPriority w:val="99"/>
    <w:rsid w:val="00B438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24222D"/>
    <w:pPr>
      <w:tabs>
        <w:tab w:val="center" w:pos="4320"/>
        <w:tab w:val="right" w:pos="8640"/>
      </w:tabs>
    </w:pPr>
  </w:style>
  <w:style w:type="paragraph" w:styleId="Footer">
    <w:name w:val="footer"/>
    <w:basedOn w:val="Normal"/>
    <w:rsid w:val="0024222D"/>
    <w:pPr>
      <w:tabs>
        <w:tab w:val="center" w:pos="4320"/>
        <w:tab w:val="right" w:pos="8640"/>
      </w:tabs>
    </w:pPr>
  </w:style>
  <w:style w:type="character" w:styleId="PageNumber">
    <w:name w:val="page number"/>
    <w:basedOn w:val="DefaultParagraphFont"/>
    <w:rsid w:val="0024222D"/>
  </w:style>
  <w:style w:type="paragraph" w:styleId="Title">
    <w:name w:val="Title"/>
    <w:basedOn w:val="Normal"/>
    <w:link w:val="TitleChar"/>
    <w:qFormat/>
    <w:rsid w:val="00632489"/>
    <w:pPr>
      <w:jc w:val="center"/>
    </w:pPr>
    <w:rPr>
      <w:b/>
      <w:sz w:val="22"/>
      <w:szCs w:val="20"/>
    </w:rPr>
  </w:style>
  <w:style w:type="paragraph" w:styleId="Subtitle">
    <w:name w:val="Subtitle"/>
    <w:basedOn w:val="Normal"/>
    <w:qFormat/>
    <w:rsid w:val="00632489"/>
    <w:rPr>
      <w:sz w:val="22"/>
      <w:szCs w:val="20"/>
      <w:u w:val="single"/>
    </w:rPr>
  </w:style>
  <w:style w:type="paragraph" w:styleId="Caption">
    <w:name w:val="caption"/>
    <w:basedOn w:val="Normal"/>
    <w:next w:val="Normal"/>
    <w:qFormat/>
    <w:rsid w:val="00632489"/>
    <w:rPr>
      <w:sz w:val="22"/>
      <w:szCs w:val="20"/>
      <w:u w:val="single"/>
    </w:rPr>
  </w:style>
  <w:style w:type="paragraph" w:styleId="BalloonText">
    <w:name w:val="Balloon Text"/>
    <w:basedOn w:val="Normal"/>
    <w:semiHidden/>
    <w:rsid w:val="00D1183B"/>
    <w:rPr>
      <w:rFonts w:ascii="Tahoma" w:hAnsi="Tahoma" w:cs="Tahoma"/>
      <w:sz w:val="16"/>
      <w:szCs w:val="16"/>
    </w:rPr>
  </w:style>
  <w:style w:type="character" w:styleId="CommentReference">
    <w:name w:val="annotation reference"/>
    <w:basedOn w:val="DefaultParagraphFont"/>
    <w:uiPriority w:val="99"/>
    <w:semiHidden/>
    <w:unhideWhenUsed/>
    <w:rsid w:val="004B2083"/>
    <w:rPr>
      <w:sz w:val="16"/>
      <w:szCs w:val="16"/>
    </w:rPr>
  </w:style>
  <w:style w:type="paragraph" w:styleId="CommentText">
    <w:name w:val="annotation text"/>
    <w:basedOn w:val="Normal"/>
    <w:link w:val="CommentTextChar"/>
    <w:uiPriority w:val="99"/>
    <w:semiHidden/>
    <w:unhideWhenUsed/>
    <w:rsid w:val="004B2083"/>
    <w:rPr>
      <w:sz w:val="20"/>
      <w:szCs w:val="20"/>
    </w:rPr>
  </w:style>
  <w:style w:type="character" w:customStyle="1" w:styleId="CommentTextChar">
    <w:name w:val="Comment Text Char"/>
    <w:basedOn w:val="DefaultParagraphFont"/>
    <w:link w:val="CommentText"/>
    <w:uiPriority w:val="99"/>
    <w:semiHidden/>
    <w:rsid w:val="004B2083"/>
    <w:rPr>
      <w:lang w:val="en-US" w:eastAsia="en-US"/>
    </w:rPr>
  </w:style>
  <w:style w:type="paragraph" w:styleId="CommentSubject">
    <w:name w:val="annotation subject"/>
    <w:basedOn w:val="CommentText"/>
    <w:next w:val="CommentText"/>
    <w:link w:val="CommentSubjectChar"/>
    <w:uiPriority w:val="99"/>
    <w:semiHidden/>
    <w:unhideWhenUsed/>
    <w:rsid w:val="004B2083"/>
    <w:rPr>
      <w:b/>
      <w:bCs/>
    </w:rPr>
  </w:style>
  <w:style w:type="character" w:customStyle="1" w:styleId="CommentSubjectChar">
    <w:name w:val="Comment Subject Char"/>
    <w:basedOn w:val="CommentTextChar"/>
    <w:link w:val="CommentSubject"/>
    <w:uiPriority w:val="99"/>
    <w:semiHidden/>
    <w:rsid w:val="004B2083"/>
    <w:rPr>
      <w:b/>
      <w:bCs/>
      <w:lang w:val="en-US" w:eastAsia="en-US"/>
    </w:rPr>
  </w:style>
  <w:style w:type="character" w:styleId="PlaceholderText">
    <w:name w:val="Placeholder Text"/>
    <w:basedOn w:val="DefaultParagraphFont"/>
    <w:uiPriority w:val="99"/>
    <w:semiHidden/>
    <w:rsid w:val="00C503E5"/>
    <w:rPr>
      <w:color w:val="808080"/>
    </w:rPr>
  </w:style>
  <w:style w:type="paragraph" w:styleId="ListParagraph">
    <w:name w:val="List Paragraph"/>
    <w:basedOn w:val="Normal"/>
    <w:uiPriority w:val="34"/>
    <w:qFormat/>
    <w:rsid w:val="00EF75F2"/>
    <w:pPr>
      <w:ind w:left="720"/>
      <w:contextualSpacing/>
    </w:pPr>
  </w:style>
  <w:style w:type="paragraph" w:styleId="BodyText">
    <w:name w:val="Body Text"/>
    <w:basedOn w:val="Normal"/>
    <w:link w:val="BodyTextChar"/>
    <w:uiPriority w:val="99"/>
    <w:semiHidden/>
    <w:unhideWhenUsed/>
    <w:rsid w:val="003E5044"/>
    <w:pPr>
      <w:spacing w:after="120"/>
    </w:pPr>
  </w:style>
  <w:style w:type="character" w:customStyle="1" w:styleId="BodyTextChar">
    <w:name w:val="Body Text Char"/>
    <w:basedOn w:val="DefaultParagraphFont"/>
    <w:link w:val="BodyText"/>
    <w:uiPriority w:val="99"/>
    <w:semiHidden/>
    <w:rsid w:val="003E5044"/>
    <w:rPr>
      <w:sz w:val="24"/>
      <w:szCs w:val="24"/>
      <w:lang w:val="en-US" w:eastAsia="en-US"/>
    </w:rPr>
  </w:style>
  <w:style w:type="character" w:customStyle="1" w:styleId="TitleChar">
    <w:name w:val="Title Char"/>
    <w:basedOn w:val="DefaultParagraphFont"/>
    <w:link w:val="Title"/>
    <w:rsid w:val="00EC2DB1"/>
    <w:rPr>
      <w:b/>
      <w:sz w:val="22"/>
      <w:lang w:val="en-US" w:eastAsia="en-US"/>
    </w:rPr>
  </w:style>
  <w:style w:type="paragraph" w:customStyle="1" w:styleId="Default">
    <w:name w:val="Default"/>
    <w:rsid w:val="006E181F"/>
    <w:pPr>
      <w:autoSpaceDE w:val="0"/>
      <w:autoSpaceDN w:val="0"/>
      <w:adjustRightInd w:val="0"/>
    </w:pPr>
    <w:rPr>
      <w:rFonts w:eastAsiaTheme="minorHAnsi"/>
      <w:color w:val="000000"/>
      <w:sz w:val="24"/>
      <w:szCs w:val="24"/>
      <w:lang w:val="en-US" w:eastAsia="en-US"/>
    </w:rPr>
  </w:style>
  <w:style w:type="character" w:customStyle="1" w:styleId="apple-converted-space">
    <w:name w:val="apple-converted-space"/>
    <w:basedOn w:val="DefaultParagraphFont"/>
    <w:rsid w:val="002E41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3AD"/>
    <w:rPr>
      <w:sz w:val="24"/>
      <w:szCs w:val="24"/>
      <w:lang w:val="en-US" w:eastAsia="en-US"/>
    </w:rPr>
  </w:style>
  <w:style w:type="paragraph" w:styleId="Heading2">
    <w:name w:val="heading 2"/>
    <w:basedOn w:val="Normal"/>
    <w:next w:val="Normal"/>
    <w:qFormat/>
    <w:rsid w:val="00650EAC"/>
    <w:pPr>
      <w:keepNext/>
      <w:ind w:left="7920" w:firstLine="720"/>
      <w:outlineLvl w:val="1"/>
    </w:pPr>
    <w:rPr>
      <w:b/>
      <w:sz w:val="22"/>
      <w:szCs w:val="20"/>
    </w:rPr>
  </w:style>
  <w:style w:type="paragraph" w:styleId="Heading3">
    <w:name w:val="heading 3"/>
    <w:basedOn w:val="Normal"/>
    <w:next w:val="Normal"/>
    <w:qFormat/>
    <w:rsid w:val="00650EAC"/>
    <w:pPr>
      <w:keepNext/>
      <w:jc w:val="center"/>
      <w:outlineLvl w:val="2"/>
    </w:pPr>
    <w:rPr>
      <w:b/>
      <w:szCs w:val="20"/>
    </w:rPr>
  </w:style>
  <w:style w:type="paragraph" w:styleId="Heading4">
    <w:name w:val="heading 4"/>
    <w:basedOn w:val="Normal"/>
    <w:next w:val="Normal"/>
    <w:qFormat/>
    <w:rsid w:val="00650EAC"/>
    <w:pPr>
      <w:keepNext/>
      <w:outlineLvl w:val="3"/>
    </w:pPr>
    <w:rPr>
      <w:b/>
      <w:szCs w:val="20"/>
    </w:rPr>
  </w:style>
  <w:style w:type="paragraph" w:styleId="Heading5">
    <w:name w:val="heading 5"/>
    <w:basedOn w:val="Normal"/>
    <w:next w:val="Normal"/>
    <w:qFormat/>
    <w:rsid w:val="00650EAC"/>
    <w:pPr>
      <w:keepNext/>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650EAC"/>
    <w:pPr>
      <w:ind w:left="2160" w:hanging="2160"/>
      <w:jc w:val="both"/>
    </w:pPr>
    <w:rPr>
      <w:szCs w:val="20"/>
    </w:rPr>
  </w:style>
  <w:style w:type="table" w:styleId="TableGrid">
    <w:name w:val="Table Grid"/>
    <w:basedOn w:val="TableNormal"/>
    <w:uiPriority w:val="99"/>
    <w:rsid w:val="00B438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24222D"/>
    <w:pPr>
      <w:tabs>
        <w:tab w:val="center" w:pos="4320"/>
        <w:tab w:val="right" w:pos="8640"/>
      </w:tabs>
    </w:pPr>
  </w:style>
  <w:style w:type="paragraph" w:styleId="Footer">
    <w:name w:val="footer"/>
    <w:basedOn w:val="Normal"/>
    <w:rsid w:val="0024222D"/>
    <w:pPr>
      <w:tabs>
        <w:tab w:val="center" w:pos="4320"/>
        <w:tab w:val="right" w:pos="8640"/>
      </w:tabs>
    </w:pPr>
  </w:style>
  <w:style w:type="character" w:styleId="PageNumber">
    <w:name w:val="page number"/>
    <w:basedOn w:val="DefaultParagraphFont"/>
    <w:rsid w:val="0024222D"/>
  </w:style>
  <w:style w:type="paragraph" w:styleId="Title">
    <w:name w:val="Title"/>
    <w:basedOn w:val="Normal"/>
    <w:link w:val="TitleChar"/>
    <w:qFormat/>
    <w:rsid w:val="00632489"/>
    <w:pPr>
      <w:jc w:val="center"/>
    </w:pPr>
    <w:rPr>
      <w:b/>
      <w:sz w:val="22"/>
      <w:szCs w:val="20"/>
    </w:rPr>
  </w:style>
  <w:style w:type="paragraph" w:styleId="Subtitle">
    <w:name w:val="Subtitle"/>
    <w:basedOn w:val="Normal"/>
    <w:qFormat/>
    <w:rsid w:val="00632489"/>
    <w:rPr>
      <w:sz w:val="22"/>
      <w:szCs w:val="20"/>
      <w:u w:val="single"/>
    </w:rPr>
  </w:style>
  <w:style w:type="paragraph" w:styleId="Caption">
    <w:name w:val="caption"/>
    <w:basedOn w:val="Normal"/>
    <w:next w:val="Normal"/>
    <w:qFormat/>
    <w:rsid w:val="00632489"/>
    <w:rPr>
      <w:sz w:val="22"/>
      <w:szCs w:val="20"/>
      <w:u w:val="single"/>
    </w:rPr>
  </w:style>
  <w:style w:type="paragraph" w:styleId="BalloonText">
    <w:name w:val="Balloon Text"/>
    <w:basedOn w:val="Normal"/>
    <w:semiHidden/>
    <w:rsid w:val="00D1183B"/>
    <w:rPr>
      <w:rFonts w:ascii="Tahoma" w:hAnsi="Tahoma" w:cs="Tahoma"/>
      <w:sz w:val="16"/>
      <w:szCs w:val="16"/>
    </w:rPr>
  </w:style>
  <w:style w:type="character" w:styleId="CommentReference">
    <w:name w:val="annotation reference"/>
    <w:basedOn w:val="DefaultParagraphFont"/>
    <w:uiPriority w:val="99"/>
    <w:semiHidden/>
    <w:unhideWhenUsed/>
    <w:rsid w:val="004B2083"/>
    <w:rPr>
      <w:sz w:val="16"/>
      <w:szCs w:val="16"/>
    </w:rPr>
  </w:style>
  <w:style w:type="paragraph" w:styleId="CommentText">
    <w:name w:val="annotation text"/>
    <w:basedOn w:val="Normal"/>
    <w:link w:val="CommentTextChar"/>
    <w:uiPriority w:val="99"/>
    <w:semiHidden/>
    <w:unhideWhenUsed/>
    <w:rsid w:val="004B2083"/>
    <w:rPr>
      <w:sz w:val="20"/>
      <w:szCs w:val="20"/>
    </w:rPr>
  </w:style>
  <w:style w:type="character" w:customStyle="1" w:styleId="CommentTextChar">
    <w:name w:val="Comment Text Char"/>
    <w:basedOn w:val="DefaultParagraphFont"/>
    <w:link w:val="CommentText"/>
    <w:uiPriority w:val="99"/>
    <w:semiHidden/>
    <w:rsid w:val="004B2083"/>
    <w:rPr>
      <w:lang w:val="en-US" w:eastAsia="en-US"/>
    </w:rPr>
  </w:style>
  <w:style w:type="paragraph" w:styleId="CommentSubject">
    <w:name w:val="annotation subject"/>
    <w:basedOn w:val="CommentText"/>
    <w:next w:val="CommentText"/>
    <w:link w:val="CommentSubjectChar"/>
    <w:uiPriority w:val="99"/>
    <w:semiHidden/>
    <w:unhideWhenUsed/>
    <w:rsid w:val="004B2083"/>
    <w:rPr>
      <w:b/>
      <w:bCs/>
    </w:rPr>
  </w:style>
  <w:style w:type="character" w:customStyle="1" w:styleId="CommentSubjectChar">
    <w:name w:val="Comment Subject Char"/>
    <w:basedOn w:val="CommentTextChar"/>
    <w:link w:val="CommentSubject"/>
    <w:uiPriority w:val="99"/>
    <w:semiHidden/>
    <w:rsid w:val="004B2083"/>
    <w:rPr>
      <w:b/>
      <w:bCs/>
      <w:lang w:val="en-US" w:eastAsia="en-US"/>
    </w:rPr>
  </w:style>
  <w:style w:type="character" w:styleId="PlaceholderText">
    <w:name w:val="Placeholder Text"/>
    <w:basedOn w:val="DefaultParagraphFont"/>
    <w:uiPriority w:val="99"/>
    <w:semiHidden/>
    <w:rsid w:val="00C503E5"/>
    <w:rPr>
      <w:color w:val="808080"/>
    </w:rPr>
  </w:style>
  <w:style w:type="paragraph" w:styleId="ListParagraph">
    <w:name w:val="List Paragraph"/>
    <w:basedOn w:val="Normal"/>
    <w:uiPriority w:val="34"/>
    <w:qFormat/>
    <w:rsid w:val="00EF75F2"/>
    <w:pPr>
      <w:ind w:left="720"/>
      <w:contextualSpacing/>
    </w:pPr>
  </w:style>
  <w:style w:type="paragraph" w:styleId="BodyText">
    <w:name w:val="Body Text"/>
    <w:basedOn w:val="Normal"/>
    <w:link w:val="BodyTextChar"/>
    <w:uiPriority w:val="99"/>
    <w:semiHidden/>
    <w:unhideWhenUsed/>
    <w:rsid w:val="003E5044"/>
    <w:pPr>
      <w:spacing w:after="120"/>
    </w:pPr>
  </w:style>
  <w:style w:type="character" w:customStyle="1" w:styleId="BodyTextChar">
    <w:name w:val="Body Text Char"/>
    <w:basedOn w:val="DefaultParagraphFont"/>
    <w:link w:val="BodyText"/>
    <w:uiPriority w:val="99"/>
    <w:semiHidden/>
    <w:rsid w:val="003E5044"/>
    <w:rPr>
      <w:sz w:val="24"/>
      <w:szCs w:val="24"/>
      <w:lang w:val="en-US" w:eastAsia="en-US"/>
    </w:rPr>
  </w:style>
  <w:style w:type="character" w:customStyle="1" w:styleId="TitleChar">
    <w:name w:val="Title Char"/>
    <w:basedOn w:val="DefaultParagraphFont"/>
    <w:link w:val="Title"/>
    <w:rsid w:val="00EC2DB1"/>
    <w:rPr>
      <w:b/>
      <w:sz w:val="22"/>
      <w:lang w:val="en-US" w:eastAsia="en-US"/>
    </w:rPr>
  </w:style>
  <w:style w:type="paragraph" w:customStyle="1" w:styleId="Default">
    <w:name w:val="Default"/>
    <w:rsid w:val="006E181F"/>
    <w:pPr>
      <w:autoSpaceDE w:val="0"/>
      <w:autoSpaceDN w:val="0"/>
      <w:adjustRightInd w:val="0"/>
    </w:pPr>
    <w:rPr>
      <w:rFonts w:eastAsiaTheme="minorHAnsi"/>
      <w:color w:val="000000"/>
      <w:sz w:val="24"/>
      <w:szCs w:val="24"/>
      <w:lang w:val="en-US" w:eastAsia="en-US"/>
    </w:rPr>
  </w:style>
  <w:style w:type="character" w:customStyle="1" w:styleId="apple-converted-space">
    <w:name w:val="apple-converted-space"/>
    <w:basedOn w:val="DefaultParagraphFont"/>
    <w:rsid w:val="002E4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39516">
      <w:bodyDiv w:val="1"/>
      <w:marLeft w:val="0"/>
      <w:marRight w:val="0"/>
      <w:marTop w:val="0"/>
      <w:marBottom w:val="0"/>
      <w:divBdr>
        <w:top w:val="none" w:sz="0" w:space="0" w:color="auto"/>
        <w:left w:val="none" w:sz="0" w:space="0" w:color="auto"/>
        <w:bottom w:val="none" w:sz="0" w:space="0" w:color="auto"/>
        <w:right w:val="none" w:sz="0" w:space="0" w:color="auto"/>
      </w:divBdr>
    </w:div>
    <w:div w:id="213082582">
      <w:bodyDiv w:val="1"/>
      <w:marLeft w:val="0"/>
      <w:marRight w:val="0"/>
      <w:marTop w:val="0"/>
      <w:marBottom w:val="0"/>
      <w:divBdr>
        <w:top w:val="none" w:sz="0" w:space="0" w:color="auto"/>
        <w:left w:val="none" w:sz="0" w:space="0" w:color="auto"/>
        <w:bottom w:val="none" w:sz="0" w:space="0" w:color="auto"/>
        <w:right w:val="none" w:sz="0" w:space="0" w:color="auto"/>
      </w:divBdr>
    </w:div>
    <w:div w:id="335115696">
      <w:bodyDiv w:val="1"/>
      <w:marLeft w:val="0"/>
      <w:marRight w:val="0"/>
      <w:marTop w:val="0"/>
      <w:marBottom w:val="0"/>
      <w:divBdr>
        <w:top w:val="none" w:sz="0" w:space="0" w:color="auto"/>
        <w:left w:val="none" w:sz="0" w:space="0" w:color="auto"/>
        <w:bottom w:val="none" w:sz="0" w:space="0" w:color="auto"/>
        <w:right w:val="none" w:sz="0" w:space="0" w:color="auto"/>
      </w:divBdr>
    </w:div>
    <w:div w:id="529488579">
      <w:bodyDiv w:val="1"/>
      <w:marLeft w:val="0"/>
      <w:marRight w:val="0"/>
      <w:marTop w:val="0"/>
      <w:marBottom w:val="0"/>
      <w:divBdr>
        <w:top w:val="none" w:sz="0" w:space="0" w:color="auto"/>
        <w:left w:val="none" w:sz="0" w:space="0" w:color="auto"/>
        <w:bottom w:val="none" w:sz="0" w:space="0" w:color="auto"/>
        <w:right w:val="none" w:sz="0" w:space="0" w:color="auto"/>
      </w:divBdr>
    </w:div>
    <w:div w:id="883716093">
      <w:bodyDiv w:val="1"/>
      <w:marLeft w:val="0"/>
      <w:marRight w:val="0"/>
      <w:marTop w:val="0"/>
      <w:marBottom w:val="0"/>
      <w:divBdr>
        <w:top w:val="none" w:sz="0" w:space="0" w:color="auto"/>
        <w:left w:val="none" w:sz="0" w:space="0" w:color="auto"/>
        <w:bottom w:val="none" w:sz="0" w:space="0" w:color="auto"/>
        <w:right w:val="none" w:sz="0" w:space="0" w:color="auto"/>
      </w:divBdr>
    </w:div>
    <w:div w:id="1093476985">
      <w:bodyDiv w:val="1"/>
      <w:marLeft w:val="0"/>
      <w:marRight w:val="0"/>
      <w:marTop w:val="0"/>
      <w:marBottom w:val="0"/>
      <w:divBdr>
        <w:top w:val="none" w:sz="0" w:space="0" w:color="auto"/>
        <w:left w:val="none" w:sz="0" w:space="0" w:color="auto"/>
        <w:bottom w:val="none" w:sz="0" w:space="0" w:color="auto"/>
        <w:right w:val="none" w:sz="0" w:space="0" w:color="auto"/>
      </w:divBdr>
    </w:div>
    <w:div w:id="1286425830">
      <w:bodyDiv w:val="1"/>
      <w:marLeft w:val="0"/>
      <w:marRight w:val="0"/>
      <w:marTop w:val="0"/>
      <w:marBottom w:val="0"/>
      <w:divBdr>
        <w:top w:val="none" w:sz="0" w:space="0" w:color="auto"/>
        <w:left w:val="none" w:sz="0" w:space="0" w:color="auto"/>
        <w:bottom w:val="none" w:sz="0" w:space="0" w:color="auto"/>
        <w:right w:val="none" w:sz="0" w:space="0" w:color="auto"/>
      </w:divBdr>
    </w:div>
    <w:div w:id="1355809638">
      <w:bodyDiv w:val="1"/>
      <w:marLeft w:val="0"/>
      <w:marRight w:val="0"/>
      <w:marTop w:val="0"/>
      <w:marBottom w:val="0"/>
      <w:divBdr>
        <w:top w:val="none" w:sz="0" w:space="0" w:color="auto"/>
        <w:left w:val="none" w:sz="0" w:space="0" w:color="auto"/>
        <w:bottom w:val="none" w:sz="0" w:space="0" w:color="auto"/>
        <w:right w:val="none" w:sz="0" w:space="0" w:color="auto"/>
      </w:divBdr>
    </w:div>
    <w:div w:id="1558010898">
      <w:bodyDiv w:val="1"/>
      <w:marLeft w:val="0"/>
      <w:marRight w:val="0"/>
      <w:marTop w:val="0"/>
      <w:marBottom w:val="0"/>
      <w:divBdr>
        <w:top w:val="none" w:sz="0" w:space="0" w:color="auto"/>
        <w:left w:val="none" w:sz="0" w:space="0" w:color="auto"/>
        <w:bottom w:val="none" w:sz="0" w:space="0" w:color="auto"/>
        <w:right w:val="none" w:sz="0" w:space="0" w:color="auto"/>
      </w:divBdr>
    </w:div>
    <w:div w:id="1612279048">
      <w:bodyDiv w:val="1"/>
      <w:marLeft w:val="0"/>
      <w:marRight w:val="0"/>
      <w:marTop w:val="0"/>
      <w:marBottom w:val="0"/>
      <w:divBdr>
        <w:top w:val="none" w:sz="0" w:space="0" w:color="auto"/>
        <w:left w:val="none" w:sz="0" w:space="0" w:color="auto"/>
        <w:bottom w:val="none" w:sz="0" w:space="0" w:color="auto"/>
        <w:right w:val="none" w:sz="0" w:space="0" w:color="auto"/>
      </w:divBdr>
    </w:div>
    <w:div w:id="1676766314">
      <w:bodyDiv w:val="1"/>
      <w:marLeft w:val="0"/>
      <w:marRight w:val="0"/>
      <w:marTop w:val="0"/>
      <w:marBottom w:val="0"/>
      <w:divBdr>
        <w:top w:val="none" w:sz="0" w:space="0" w:color="auto"/>
        <w:left w:val="none" w:sz="0" w:space="0" w:color="auto"/>
        <w:bottom w:val="none" w:sz="0" w:space="0" w:color="auto"/>
        <w:right w:val="none" w:sz="0" w:space="0" w:color="auto"/>
      </w:divBdr>
    </w:div>
    <w:div w:id="1827429909">
      <w:bodyDiv w:val="1"/>
      <w:marLeft w:val="0"/>
      <w:marRight w:val="0"/>
      <w:marTop w:val="0"/>
      <w:marBottom w:val="0"/>
      <w:divBdr>
        <w:top w:val="none" w:sz="0" w:space="0" w:color="auto"/>
        <w:left w:val="none" w:sz="0" w:space="0" w:color="auto"/>
        <w:bottom w:val="none" w:sz="0" w:space="0" w:color="auto"/>
        <w:right w:val="none" w:sz="0" w:space="0" w:color="auto"/>
      </w:divBdr>
    </w:div>
    <w:div w:id="2012834858">
      <w:bodyDiv w:val="1"/>
      <w:marLeft w:val="0"/>
      <w:marRight w:val="0"/>
      <w:marTop w:val="0"/>
      <w:marBottom w:val="0"/>
      <w:divBdr>
        <w:top w:val="none" w:sz="0" w:space="0" w:color="auto"/>
        <w:left w:val="none" w:sz="0" w:space="0" w:color="auto"/>
        <w:bottom w:val="none" w:sz="0" w:space="0" w:color="auto"/>
        <w:right w:val="none" w:sz="0" w:space="0" w:color="auto"/>
      </w:divBdr>
    </w:div>
    <w:div w:id="202443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footnotes" Target="footnote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header" Target="header1.xml"/><Relationship Id="rId10" Type="http://schemas.openxmlformats.org/officeDocument/2006/relationships/image" Target="media/image4.wmf"/><Relationship Id="rId19" Type="http://schemas.openxmlformats.org/officeDocument/2006/relationships/oleObject" Target="embeddings/oleObject5.bin"/><Relationship Id="rId4" Type="http://schemas.microsoft.com/office/2007/relationships/stylesWithEffects" Target="stylesWithEffects.xml"/><Relationship Id="rId9" Type="http://schemas.openxmlformats.org/officeDocument/2006/relationships/image" Target="media/image3.emf"/><Relationship Id="rId14" Type="http://schemas.openxmlformats.org/officeDocument/2006/relationships/image" Target="media/image6.wmf"/><Relationship Id="rId22" Type="http://schemas.openxmlformats.org/officeDocument/2006/relationships/image" Target="media/image10.emf"/><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31AEE-864E-4D05-9BEE-B2B83D55A653}">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Question 1</vt:lpstr>
    </vt:vector>
  </TitlesOfParts>
  <Company>UW</Company>
  <LinksUpToDate>false</LinksUpToDate>
  <CharactersWithSpaces>7522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creator>Authorized User</dc:creator>
  <cp:lastModifiedBy>Firas</cp:lastModifiedBy>
  <cp:revision>2</cp:revision>
  <cp:lastPrinted>2013-04-10T23:31:00Z</cp:lastPrinted>
  <dcterms:created xsi:type="dcterms:W3CDTF">2014-04-07T16:35:00Z</dcterms:created>
  <dcterms:modified xsi:type="dcterms:W3CDTF">2014-04-07T16:35:00Z</dcterms:modified>
</cp:coreProperties>
</file>